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3F2C5540" w:rsidR="00657883" w:rsidRPr="000E3636" w:rsidRDefault="00657883" w:rsidP="00237AFB">
      <w:pPr>
        <w:jc w:val="both"/>
        <w:rPr>
          <w:rFonts w:ascii="Cambria" w:hAnsi="Cambria" w:cstheme="minorHAnsi"/>
          <w:szCs w:val="22"/>
        </w:rPr>
      </w:pPr>
    </w:p>
    <w:p w14:paraId="7415A3EE" w14:textId="621265FC" w:rsidR="001705EC" w:rsidRPr="000E3636" w:rsidRDefault="001705EC" w:rsidP="00237AFB">
      <w:pPr>
        <w:jc w:val="both"/>
        <w:rPr>
          <w:rFonts w:ascii="Cambria" w:hAnsi="Cambria" w:cstheme="minorHAnsi"/>
          <w:szCs w:val="22"/>
        </w:rPr>
      </w:pPr>
    </w:p>
    <w:p w14:paraId="7D3EE362" w14:textId="77777777" w:rsidR="001705EC" w:rsidRPr="000E3636" w:rsidRDefault="001705EC" w:rsidP="00237AFB">
      <w:pPr>
        <w:jc w:val="both"/>
        <w:rPr>
          <w:rFonts w:ascii="Cambria" w:hAnsi="Cambria" w:cstheme="minorHAnsi"/>
          <w:szCs w:val="22"/>
        </w:rPr>
      </w:pPr>
    </w:p>
    <w:p w14:paraId="30FD80A7" w14:textId="3BAF5523" w:rsidR="006533BC" w:rsidRPr="000E3636" w:rsidRDefault="000E3636" w:rsidP="00237AFB">
      <w:pPr>
        <w:pStyle w:val="Piedepgina"/>
        <w:jc w:val="center"/>
        <w:rPr>
          <w:rFonts w:ascii="Cambria" w:hAnsi="Cambria" w:cstheme="minorHAnsi"/>
          <w:szCs w:val="22"/>
          <w:lang w:eastAsia="en-GB"/>
        </w:rPr>
      </w:pPr>
      <w:r>
        <w:rPr>
          <w:rFonts w:ascii="Cambria" w:hAnsi="Cambria" w:cstheme="minorHAnsi"/>
          <w:szCs w:val="22"/>
          <w:lang w:eastAsia="en-GB"/>
        </w:rPr>
        <w:t>SGSI 15-</w:t>
      </w:r>
      <w:r w:rsidR="00237AFB" w:rsidRPr="000E3636">
        <w:rPr>
          <w:rFonts w:ascii="Cambria" w:hAnsi="Cambria" w:cstheme="minorHAnsi"/>
          <w:szCs w:val="22"/>
          <w:lang w:eastAsia="en-GB"/>
        </w:rPr>
        <w:t xml:space="preserve"> </w:t>
      </w:r>
      <w:r>
        <w:rPr>
          <w:rFonts w:ascii="Cambria" w:hAnsi="Cambria" w:cstheme="minorHAnsi"/>
          <w:szCs w:val="22"/>
          <w:lang w:eastAsia="en-GB"/>
        </w:rPr>
        <w:t xml:space="preserve">Política de eliminación y destrucción </w:t>
      </w:r>
    </w:p>
    <w:tbl>
      <w:tblPr>
        <w:tblStyle w:val="Tablaconcuadrcula"/>
        <w:tblW w:w="10368" w:type="dxa"/>
        <w:tblInd w:w="-342" w:type="dxa"/>
        <w:tblLook w:val="04A0" w:firstRow="1" w:lastRow="0" w:firstColumn="1" w:lastColumn="0" w:noHBand="0" w:noVBand="1"/>
      </w:tblPr>
      <w:tblGrid>
        <w:gridCol w:w="1908"/>
        <w:gridCol w:w="1570"/>
        <w:gridCol w:w="1810"/>
        <w:gridCol w:w="1811"/>
        <w:gridCol w:w="1019"/>
        <w:gridCol w:w="2250"/>
      </w:tblGrid>
      <w:tr w:rsidR="000E3636" w:rsidRPr="000E3636" w14:paraId="273B0C4B" w14:textId="77777777" w:rsidTr="00D02A7F">
        <w:tc>
          <w:tcPr>
            <w:tcW w:w="1908" w:type="dxa"/>
            <w:shd w:val="clear" w:color="auto" w:fill="D9D9D9" w:themeFill="background1" w:themeFillShade="D9"/>
          </w:tcPr>
          <w:p w14:paraId="083D5C51" w14:textId="77777777" w:rsidR="001705EC" w:rsidRPr="000E3636" w:rsidRDefault="001705EC" w:rsidP="00237AFB">
            <w:pPr>
              <w:jc w:val="both"/>
              <w:rPr>
                <w:rFonts w:ascii="Cambria" w:hAnsi="Cambria" w:cstheme="minorHAnsi"/>
                <w:b/>
                <w:bCs/>
                <w:szCs w:val="22"/>
              </w:rPr>
            </w:pPr>
            <w:r w:rsidRPr="000E3636">
              <w:rPr>
                <w:rFonts w:ascii="Cambria" w:hAnsi="Cambria" w:cstheme="minorHAnsi"/>
                <w:b/>
                <w:bCs/>
                <w:szCs w:val="22"/>
              </w:rPr>
              <w:t>Versión</w:t>
            </w:r>
          </w:p>
        </w:tc>
        <w:tc>
          <w:tcPr>
            <w:tcW w:w="1570" w:type="dxa"/>
            <w:shd w:val="clear" w:color="auto" w:fill="D9D9D9" w:themeFill="background1" w:themeFillShade="D9"/>
          </w:tcPr>
          <w:p w14:paraId="350B3424" w14:textId="77777777" w:rsidR="001705EC" w:rsidRPr="000E3636" w:rsidRDefault="001705EC" w:rsidP="00237AFB">
            <w:pPr>
              <w:jc w:val="both"/>
              <w:rPr>
                <w:rFonts w:ascii="Cambria" w:hAnsi="Cambria" w:cstheme="minorHAnsi"/>
                <w:b/>
                <w:bCs/>
                <w:szCs w:val="22"/>
              </w:rPr>
            </w:pPr>
            <w:r w:rsidRPr="000E3636">
              <w:rPr>
                <w:rFonts w:ascii="Cambria" w:hAnsi="Cambria" w:cstheme="minorHAnsi"/>
                <w:b/>
                <w:bCs/>
                <w:szCs w:val="22"/>
              </w:rPr>
              <w:t>Autor</w:t>
            </w:r>
          </w:p>
        </w:tc>
        <w:tc>
          <w:tcPr>
            <w:tcW w:w="1810" w:type="dxa"/>
            <w:shd w:val="clear" w:color="auto" w:fill="D9D9D9" w:themeFill="background1" w:themeFillShade="D9"/>
          </w:tcPr>
          <w:p w14:paraId="09DC2312" w14:textId="77777777" w:rsidR="001705EC" w:rsidRPr="000E3636" w:rsidRDefault="001705EC" w:rsidP="00237AFB">
            <w:pPr>
              <w:jc w:val="both"/>
              <w:rPr>
                <w:rFonts w:ascii="Cambria" w:hAnsi="Cambria" w:cstheme="minorHAnsi"/>
                <w:b/>
                <w:bCs/>
                <w:szCs w:val="22"/>
              </w:rPr>
            </w:pPr>
            <w:r w:rsidRPr="000E3636">
              <w:rPr>
                <w:rFonts w:ascii="Cambria" w:hAnsi="Cambria" w:cstheme="minorHAnsi"/>
                <w:b/>
                <w:bCs/>
                <w:szCs w:val="22"/>
              </w:rPr>
              <w:t>Revisado por</w:t>
            </w:r>
          </w:p>
        </w:tc>
        <w:tc>
          <w:tcPr>
            <w:tcW w:w="1811" w:type="dxa"/>
            <w:shd w:val="clear" w:color="auto" w:fill="D9D9D9" w:themeFill="background1" w:themeFillShade="D9"/>
          </w:tcPr>
          <w:p w14:paraId="5D3A22C8" w14:textId="77777777" w:rsidR="001705EC" w:rsidRPr="000E3636" w:rsidRDefault="001705EC" w:rsidP="00237AFB">
            <w:pPr>
              <w:jc w:val="both"/>
              <w:rPr>
                <w:rFonts w:ascii="Cambria" w:hAnsi="Cambria" w:cstheme="minorHAnsi"/>
                <w:b/>
                <w:bCs/>
                <w:szCs w:val="22"/>
              </w:rPr>
            </w:pPr>
            <w:r w:rsidRPr="000E3636">
              <w:rPr>
                <w:rFonts w:ascii="Cambria" w:hAnsi="Cambria" w:cstheme="minorHAnsi"/>
                <w:b/>
                <w:bCs/>
                <w:szCs w:val="22"/>
              </w:rPr>
              <w:t>Aprobado por</w:t>
            </w:r>
          </w:p>
        </w:tc>
        <w:tc>
          <w:tcPr>
            <w:tcW w:w="1019" w:type="dxa"/>
            <w:shd w:val="clear" w:color="auto" w:fill="D9D9D9" w:themeFill="background1" w:themeFillShade="D9"/>
          </w:tcPr>
          <w:p w14:paraId="1A554A2B" w14:textId="77777777" w:rsidR="001705EC" w:rsidRPr="000E3636" w:rsidRDefault="001705EC" w:rsidP="00237AFB">
            <w:pPr>
              <w:jc w:val="both"/>
              <w:rPr>
                <w:rFonts w:ascii="Cambria" w:hAnsi="Cambria" w:cstheme="minorHAnsi"/>
                <w:b/>
                <w:bCs/>
                <w:szCs w:val="22"/>
              </w:rPr>
            </w:pPr>
            <w:r w:rsidRPr="000E3636">
              <w:rPr>
                <w:rFonts w:ascii="Cambria" w:hAnsi="Cambria" w:cstheme="minorHAnsi"/>
                <w:b/>
                <w:bCs/>
                <w:szCs w:val="22"/>
              </w:rPr>
              <w:t>Fecha</w:t>
            </w:r>
          </w:p>
        </w:tc>
        <w:tc>
          <w:tcPr>
            <w:tcW w:w="2250" w:type="dxa"/>
            <w:shd w:val="clear" w:color="auto" w:fill="D9D9D9" w:themeFill="background1" w:themeFillShade="D9"/>
          </w:tcPr>
          <w:p w14:paraId="550B2298" w14:textId="77777777" w:rsidR="001705EC" w:rsidRPr="000E3636" w:rsidRDefault="001705EC" w:rsidP="00237AFB">
            <w:pPr>
              <w:jc w:val="both"/>
              <w:rPr>
                <w:rFonts w:ascii="Cambria" w:hAnsi="Cambria" w:cstheme="minorHAnsi"/>
                <w:b/>
                <w:bCs/>
                <w:szCs w:val="22"/>
              </w:rPr>
            </w:pPr>
            <w:r w:rsidRPr="000E3636">
              <w:rPr>
                <w:rFonts w:ascii="Cambria" w:hAnsi="Cambria" w:cstheme="minorHAnsi"/>
                <w:b/>
                <w:bCs/>
                <w:szCs w:val="22"/>
              </w:rPr>
              <w:t>Descripción</w:t>
            </w:r>
          </w:p>
        </w:tc>
      </w:tr>
      <w:tr w:rsidR="000E3636" w:rsidRPr="000E3636" w14:paraId="23D5C307" w14:textId="77777777" w:rsidTr="00D02A7F">
        <w:tc>
          <w:tcPr>
            <w:tcW w:w="1908" w:type="dxa"/>
          </w:tcPr>
          <w:p w14:paraId="1F536261" w14:textId="63E21DA8" w:rsidR="001705EC" w:rsidRPr="000E3636" w:rsidRDefault="00F647A6" w:rsidP="00237AFB">
            <w:pPr>
              <w:jc w:val="both"/>
              <w:rPr>
                <w:rFonts w:ascii="Cambria" w:hAnsi="Cambria" w:cstheme="minorHAnsi"/>
                <w:szCs w:val="22"/>
              </w:rPr>
            </w:pPr>
            <w:bookmarkStart w:id="0" w:name="_Hlk187601937"/>
            <w:r w:rsidRPr="000E3636">
              <w:rPr>
                <w:rFonts w:ascii="Cambria" w:hAnsi="Cambria"/>
                <w:noProof/>
                <w:szCs w:val="22"/>
              </w:rPr>
              <w:drawing>
                <wp:anchor distT="0" distB="0" distL="114300" distR="114300" simplePos="0" relativeHeight="251659264" behindDoc="1" locked="0" layoutInCell="1" allowOverlap="1" wp14:anchorId="3D1F1213" wp14:editId="5EA46331">
                  <wp:simplePos x="0" y="0"/>
                  <wp:positionH relativeFrom="column">
                    <wp:posOffset>140970</wp:posOffset>
                  </wp:positionH>
                  <wp:positionV relativeFrom="paragraph">
                    <wp:posOffset>582295</wp:posOffset>
                  </wp:positionV>
                  <wp:extent cx="1633126" cy="1181100"/>
                  <wp:effectExtent l="0" t="0" r="5715" b="0"/>
                  <wp:wrapNone/>
                  <wp:docPr id="26888142"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142" name="Imagen 3" descr="Texto&#10;&#10;El contenido generado por IA puede ser incorrecto."/>
                          <pic:cNvPicPr>
                            <a:picLocks noChangeAspect="1" noChangeArrowheads="1"/>
                          </pic:cNvPicPr>
                        </pic:nvPicPr>
                        <pic:blipFill>
                          <a:blip r:embed="rId8">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33126"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EC" w:rsidRPr="000E3636">
              <w:rPr>
                <w:rFonts w:ascii="Cambria" w:hAnsi="Cambria" w:cstheme="minorHAnsi"/>
                <w:szCs w:val="22"/>
              </w:rPr>
              <w:t>V1.0</w:t>
            </w:r>
          </w:p>
        </w:tc>
        <w:tc>
          <w:tcPr>
            <w:tcW w:w="1570" w:type="dxa"/>
          </w:tcPr>
          <w:p w14:paraId="5CF1E181" w14:textId="679B5C13" w:rsidR="001705EC" w:rsidRPr="000E3636" w:rsidRDefault="00F647A6" w:rsidP="00237AFB">
            <w:pPr>
              <w:jc w:val="both"/>
              <w:rPr>
                <w:rFonts w:ascii="Cambria" w:hAnsi="Cambria" w:cstheme="minorHAnsi"/>
                <w:szCs w:val="22"/>
              </w:rPr>
            </w:pPr>
            <w:r w:rsidRPr="000E3636">
              <w:rPr>
                <w:rFonts w:ascii="Cambria" w:hAnsi="Cambria"/>
                <w:noProof/>
                <w:szCs w:val="22"/>
              </w:rPr>
              <w:drawing>
                <wp:anchor distT="0" distB="0" distL="114300" distR="114300" simplePos="0" relativeHeight="251658240" behindDoc="1" locked="0" layoutInCell="1" allowOverlap="1" wp14:anchorId="6C05370B" wp14:editId="4DF84003">
                  <wp:simplePos x="0" y="0"/>
                  <wp:positionH relativeFrom="column">
                    <wp:posOffset>177165</wp:posOffset>
                  </wp:positionH>
                  <wp:positionV relativeFrom="paragraph">
                    <wp:posOffset>581660</wp:posOffset>
                  </wp:positionV>
                  <wp:extent cx="1011801" cy="1057275"/>
                  <wp:effectExtent l="0" t="0" r="0" b="0"/>
                  <wp:wrapNone/>
                  <wp:docPr id="1587900442" name="Imagen 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0442" name="Imagen 2" descr="Imagen en blanco y negr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1801"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1637D6" w:rsidRPr="000E3636">
              <w:rPr>
                <w:rFonts w:ascii="Cambria" w:hAnsi="Cambria" w:cstheme="minorHAnsi"/>
                <w:szCs w:val="22"/>
              </w:rPr>
              <w:t>Auditorex Chile</w:t>
            </w:r>
          </w:p>
        </w:tc>
        <w:tc>
          <w:tcPr>
            <w:tcW w:w="1810" w:type="dxa"/>
          </w:tcPr>
          <w:p w14:paraId="48DCB9A0" w14:textId="2150A80B" w:rsidR="001637D6" w:rsidRPr="000E3636" w:rsidRDefault="001637D6" w:rsidP="00237AFB">
            <w:pPr>
              <w:jc w:val="both"/>
              <w:rPr>
                <w:rFonts w:ascii="Cambria" w:hAnsi="Cambria" w:cstheme="minorHAnsi"/>
                <w:szCs w:val="22"/>
              </w:rPr>
            </w:pPr>
            <w:r w:rsidRPr="000E3636">
              <w:rPr>
                <w:rFonts w:ascii="Cambria" w:hAnsi="Cambria" w:cstheme="minorHAnsi"/>
                <w:szCs w:val="22"/>
              </w:rPr>
              <w:t>Mauricio Antonio Colomera Villarroel</w:t>
            </w:r>
          </w:p>
          <w:p w14:paraId="4664E988" w14:textId="77777777" w:rsidR="001705EC" w:rsidRPr="000E3636" w:rsidRDefault="001705EC" w:rsidP="00237AFB">
            <w:pPr>
              <w:jc w:val="both"/>
              <w:rPr>
                <w:rFonts w:ascii="Cambria" w:hAnsi="Cambria" w:cstheme="minorHAnsi"/>
                <w:szCs w:val="22"/>
              </w:rPr>
            </w:pPr>
          </w:p>
        </w:tc>
        <w:tc>
          <w:tcPr>
            <w:tcW w:w="1811" w:type="dxa"/>
          </w:tcPr>
          <w:p w14:paraId="285FCDD1" w14:textId="0FAEB9DF" w:rsidR="001705EC" w:rsidRPr="000E3636" w:rsidRDefault="00452E7F" w:rsidP="00237AFB">
            <w:pPr>
              <w:jc w:val="both"/>
              <w:rPr>
                <w:rFonts w:ascii="Cambria" w:hAnsi="Cambria" w:cstheme="minorHAnsi"/>
                <w:szCs w:val="22"/>
              </w:rPr>
            </w:pPr>
            <w:r w:rsidRPr="000E3636">
              <w:rPr>
                <w:rFonts w:ascii="Cambria" w:hAnsi="Cambria" w:cstheme="minorHAnsi"/>
                <w:noProof/>
                <w:szCs w:val="22"/>
              </w:rPr>
              <w:drawing>
                <wp:anchor distT="0" distB="0" distL="114300" distR="114300" simplePos="0" relativeHeight="251660288" behindDoc="1" locked="0" layoutInCell="1" allowOverlap="1" wp14:anchorId="3D1D56EF" wp14:editId="47B28508">
                  <wp:simplePos x="0" y="0"/>
                  <wp:positionH relativeFrom="column">
                    <wp:posOffset>-107315</wp:posOffset>
                  </wp:positionH>
                  <wp:positionV relativeFrom="paragraph">
                    <wp:posOffset>635</wp:posOffset>
                  </wp:positionV>
                  <wp:extent cx="1162050" cy="892175"/>
                  <wp:effectExtent l="0" t="0" r="0" b="3175"/>
                  <wp:wrapNone/>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1162420" cy="892459"/>
                          </a:xfrm>
                          <a:prstGeom prst="rect">
                            <a:avLst/>
                          </a:prstGeom>
                        </pic:spPr>
                      </pic:pic>
                    </a:graphicData>
                  </a:graphic>
                  <wp14:sizeRelH relativeFrom="page">
                    <wp14:pctWidth>0</wp14:pctWidth>
                  </wp14:sizeRelH>
                  <wp14:sizeRelV relativeFrom="page">
                    <wp14:pctHeight>0</wp14:pctHeight>
                  </wp14:sizeRelV>
                </wp:anchor>
              </w:drawing>
            </w:r>
          </w:p>
        </w:tc>
        <w:tc>
          <w:tcPr>
            <w:tcW w:w="1019" w:type="dxa"/>
          </w:tcPr>
          <w:p w14:paraId="7E67825F" w14:textId="17998082" w:rsidR="001705EC" w:rsidRPr="000E3636" w:rsidRDefault="00D02999" w:rsidP="00237AFB">
            <w:pPr>
              <w:jc w:val="both"/>
              <w:rPr>
                <w:rFonts w:ascii="Cambria" w:hAnsi="Cambria" w:cstheme="minorHAnsi"/>
                <w:szCs w:val="22"/>
              </w:rPr>
            </w:pPr>
            <w:r w:rsidRPr="000E3636">
              <w:rPr>
                <w:rFonts w:ascii="Cambria" w:hAnsi="Cambria" w:cstheme="minorHAnsi"/>
                <w:szCs w:val="22"/>
              </w:rPr>
              <w:t>12-01-2024</w:t>
            </w:r>
          </w:p>
        </w:tc>
        <w:tc>
          <w:tcPr>
            <w:tcW w:w="2250" w:type="dxa"/>
          </w:tcPr>
          <w:p w14:paraId="01CBA977" w14:textId="77777777" w:rsidR="000E3636" w:rsidRPr="000E3636" w:rsidRDefault="000E3636" w:rsidP="000E3636">
            <w:pPr>
              <w:pStyle w:val="Piedepgina"/>
              <w:rPr>
                <w:rFonts w:ascii="Cambria" w:hAnsi="Cambria" w:cstheme="minorHAnsi"/>
                <w:szCs w:val="22"/>
                <w:lang w:eastAsia="en-GB"/>
              </w:rPr>
            </w:pPr>
            <w:r>
              <w:rPr>
                <w:rFonts w:ascii="Cambria" w:hAnsi="Cambria" w:cstheme="minorHAnsi"/>
                <w:szCs w:val="22"/>
                <w:lang w:eastAsia="en-GB"/>
              </w:rPr>
              <w:t xml:space="preserve">Política de eliminación y destrucción </w:t>
            </w:r>
          </w:p>
          <w:p w14:paraId="6401603C" w14:textId="5A4AC746" w:rsidR="001705EC" w:rsidRPr="000E3636" w:rsidRDefault="001705EC" w:rsidP="00237AFB">
            <w:pPr>
              <w:pStyle w:val="NormalWeb"/>
              <w:jc w:val="both"/>
              <w:rPr>
                <w:rFonts w:ascii="Cambria" w:hAnsi="Cambria" w:cstheme="minorHAnsi"/>
                <w:sz w:val="22"/>
                <w:szCs w:val="22"/>
                <w:lang w:val="es-CL"/>
              </w:rPr>
            </w:pPr>
          </w:p>
        </w:tc>
      </w:tr>
      <w:bookmarkEnd w:id="0"/>
      <w:tr w:rsidR="000E3636" w:rsidRPr="000E3636" w14:paraId="2A38A0FB" w14:textId="77777777" w:rsidTr="00F647A6">
        <w:trPr>
          <w:trHeight w:val="112"/>
        </w:trPr>
        <w:tc>
          <w:tcPr>
            <w:tcW w:w="1908" w:type="dxa"/>
          </w:tcPr>
          <w:p w14:paraId="5AA7A63A" w14:textId="622D34F2" w:rsidR="001705EC" w:rsidRPr="000E3636" w:rsidRDefault="001705EC" w:rsidP="00237AFB">
            <w:pPr>
              <w:jc w:val="both"/>
              <w:rPr>
                <w:rFonts w:ascii="Cambria" w:hAnsi="Cambria" w:cstheme="minorHAnsi"/>
                <w:szCs w:val="22"/>
              </w:rPr>
            </w:pPr>
          </w:p>
        </w:tc>
        <w:tc>
          <w:tcPr>
            <w:tcW w:w="1570" w:type="dxa"/>
          </w:tcPr>
          <w:p w14:paraId="6CA0F23C" w14:textId="464531FC" w:rsidR="001705EC" w:rsidRPr="000E3636" w:rsidRDefault="001705EC" w:rsidP="00237AFB">
            <w:pPr>
              <w:jc w:val="both"/>
              <w:rPr>
                <w:rFonts w:ascii="Cambria" w:hAnsi="Cambria" w:cstheme="minorHAnsi"/>
                <w:szCs w:val="22"/>
              </w:rPr>
            </w:pPr>
          </w:p>
        </w:tc>
        <w:tc>
          <w:tcPr>
            <w:tcW w:w="1810" w:type="dxa"/>
          </w:tcPr>
          <w:p w14:paraId="7579C89A" w14:textId="3C2D311C" w:rsidR="001705EC" w:rsidRPr="000E3636" w:rsidRDefault="001705EC" w:rsidP="00237AFB">
            <w:pPr>
              <w:jc w:val="both"/>
              <w:rPr>
                <w:rFonts w:ascii="Cambria" w:hAnsi="Cambria" w:cstheme="minorHAnsi"/>
                <w:szCs w:val="22"/>
              </w:rPr>
            </w:pPr>
          </w:p>
        </w:tc>
        <w:tc>
          <w:tcPr>
            <w:tcW w:w="1811" w:type="dxa"/>
          </w:tcPr>
          <w:p w14:paraId="5C11AFDC" w14:textId="77777777" w:rsidR="001705EC" w:rsidRPr="000E3636" w:rsidRDefault="001705EC" w:rsidP="00237AFB">
            <w:pPr>
              <w:jc w:val="both"/>
              <w:rPr>
                <w:rFonts w:ascii="Cambria" w:hAnsi="Cambria" w:cstheme="minorHAnsi"/>
                <w:szCs w:val="22"/>
              </w:rPr>
            </w:pPr>
          </w:p>
        </w:tc>
        <w:tc>
          <w:tcPr>
            <w:tcW w:w="1019" w:type="dxa"/>
          </w:tcPr>
          <w:p w14:paraId="2D9464C3" w14:textId="77777777" w:rsidR="001705EC" w:rsidRPr="000E3636" w:rsidRDefault="001705EC" w:rsidP="00237AFB">
            <w:pPr>
              <w:jc w:val="both"/>
              <w:rPr>
                <w:rFonts w:ascii="Cambria" w:hAnsi="Cambria" w:cstheme="minorHAnsi"/>
                <w:szCs w:val="22"/>
              </w:rPr>
            </w:pPr>
          </w:p>
        </w:tc>
        <w:tc>
          <w:tcPr>
            <w:tcW w:w="2250" w:type="dxa"/>
          </w:tcPr>
          <w:p w14:paraId="30EA5E83" w14:textId="77777777" w:rsidR="001705EC" w:rsidRPr="000E3636" w:rsidRDefault="001705EC" w:rsidP="00237AFB">
            <w:pPr>
              <w:jc w:val="both"/>
              <w:rPr>
                <w:rFonts w:ascii="Cambria" w:hAnsi="Cambria" w:cstheme="minorHAnsi"/>
                <w:szCs w:val="22"/>
              </w:rPr>
            </w:pPr>
          </w:p>
        </w:tc>
      </w:tr>
      <w:tr w:rsidR="000E3636" w:rsidRPr="000E3636" w14:paraId="5D084FF7" w14:textId="77777777" w:rsidTr="00D02A7F">
        <w:tc>
          <w:tcPr>
            <w:tcW w:w="1908" w:type="dxa"/>
          </w:tcPr>
          <w:p w14:paraId="59848B68" w14:textId="77777777" w:rsidR="001705EC" w:rsidRPr="000E3636" w:rsidRDefault="001705EC" w:rsidP="00237AFB">
            <w:pPr>
              <w:jc w:val="both"/>
              <w:rPr>
                <w:rFonts w:ascii="Cambria" w:hAnsi="Cambria" w:cstheme="minorHAnsi"/>
                <w:szCs w:val="22"/>
              </w:rPr>
            </w:pPr>
          </w:p>
        </w:tc>
        <w:tc>
          <w:tcPr>
            <w:tcW w:w="1570" w:type="dxa"/>
          </w:tcPr>
          <w:p w14:paraId="4CE506E6" w14:textId="2490D903" w:rsidR="001705EC" w:rsidRPr="000E3636" w:rsidRDefault="001705EC" w:rsidP="00237AFB">
            <w:pPr>
              <w:jc w:val="both"/>
              <w:rPr>
                <w:rFonts w:ascii="Cambria" w:hAnsi="Cambria" w:cstheme="minorHAnsi"/>
                <w:szCs w:val="22"/>
              </w:rPr>
            </w:pPr>
          </w:p>
        </w:tc>
        <w:tc>
          <w:tcPr>
            <w:tcW w:w="1810" w:type="dxa"/>
          </w:tcPr>
          <w:p w14:paraId="09467189" w14:textId="5AC407C9" w:rsidR="001705EC" w:rsidRPr="000E3636" w:rsidRDefault="001705EC" w:rsidP="00237AFB">
            <w:pPr>
              <w:jc w:val="both"/>
              <w:rPr>
                <w:rFonts w:ascii="Cambria" w:hAnsi="Cambria" w:cstheme="minorHAnsi"/>
                <w:szCs w:val="22"/>
              </w:rPr>
            </w:pPr>
          </w:p>
        </w:tc>
        <w:tc>
          <w:tcPr>
            <w:tcW w:w="1811" w:type="dxa"/>
          </w:tcPr>
          <w:p w14:paraId="6E7E4F49" w14:textId="77777777" w:rsidR="001705EC" w:rsidRPr="000E3636" w:rsidRDefault="001705EC" w:rsidP="00237AFB">
            <w:pPr>
              <w:jc w:val="both"/>
              <w:rPr>
                <w:rFonts w:ascii="Cambria" w:hAnsi="Cambria" w:cstheme="minorHAnsi"/>
                <w:szCs w:val="22"/>
              </w:rPr>
            </w:pPr>
          </w:p>
        </w:tc>
        <w:tc>
          <w:tcPr>
            <w:tcW w:w="1019" w:type="dxa"/>
          </w:tcPr>
          <w:p w14:paraId="7EB49E66" w14:textId="77777777" w:rsidR="001705EC" w:rsidRPr="000E3636" w:rsidRDefault="001705EC" w:rsidP="00237AFB">
            <w:pPr>
              <w:jc w:val="both"/>
              <w:rPr>
                <w:rFonts w:ascii="Cambria" w:hAnsi="Cambria" w:cstheme="minorHAnsi"/>
                <w:szCs w:val="22"/>
              </w:rPr>
            </w:pPr>
          </w:p>
        </w:tc>
        <w:tc>
          <w:tcPr>
            <w:tcW w:w="2250" w:type="dxa"/>
          </w:tcPr>
          <w:p w14:paraId="722DAB0F" w14:textId="77777777" w:rsidR="001705EC" w:rsidRPr="000E3636" w:rsidRDefault="001705EC" w:rsidP="00237AFB">
            <w:pPr>
              <w:jc w:val="both"/>
              <w:rPr>
                <w:rFonts w:ascii="Cambria" w:hAnsi="Cambria" w:cstheme="minorHAnsi"/>
                <w:szCs w:val="22"/>
              </w:rPr>
            </w:pPr>
          </w:p>
        </w:tc>
      </w:tr>
      <w:tr w:rsidR="000E3636" w:rsidRPr="000E3636" w14:paraId="7875EE64" w14:textId="77777777" w:rsidTr="00D02A7F">
        <w:tc>
          <w:tcPr>
            <w:tcW w:w="1908" w:type="dxa"/>
            <w:shd w:val="clear" w:color="auto" w:fill="D9D9D9" w:themeFill="background1" w:themeFillShade="D9"/>
          </w:tcPr>
          <w:p w14:paraId="22F097C4" w14:textId="77777777" w:rsidR="001705EC" w:rsidRPr="000E3636" w:rsidRDefault="001705EC" w:rsidP="00237AFB">
            <w:pPr>
              <w:jc w:val="both"/>
              <w:rPr>
                <w:rFonts w:ascii="Cambria" w:hAnsi="Cambria" w:cstheme="minorHAnsi"/>
                <w:szCs w:val="22"/>
              </w:rPr>
            </w:pPr>
            <w:r w:rsidRPr="000E3636">
              <w:rPr>
                <w:rFonts w:ascii="Cambria" w:hAnsi="Cambria" w:cstheme="minorHAnsi"/>
                <w:szCs w:val="22"/>
              </w:rPr>
              <w:t>Número de referencia del documento</w:t>
            </w:r>
          </w:p>
        </w:tc>
        <w:tc>
          <w:tcPr>
            <w:tcW w:w="3380" w:type="dxa"/>
            <w:gridSpan w:val="2"/>
          </w:tcPr>
          <w:p w14:paraId="02FAF64D" w14:textId="2D6A796B" w:rsidR="001705EC" w:rsidRPr="000E3636" w:rsidRDefault="000E3636" w:rsidP="00237AFB">
            <w:pPr>
              <w:jc w:val="both"/>
              <w:rPr>
                <w:rFonts w:ascii="Cambria" w:hAnsi="Cambria" w:cstheme="minorHAnsi"/>
                <w:szCs w:val="22"/>
              </w:rPr>
            </w:pPr>
            <w:r>
              <w:rPr>
                <w:rFonts w:ascii="Cambria" w:hAnsi="Cambria" w:cstheme="minorHAnsi"/>
                <w:szCs w:val="22"/>
                <w:lang w:eastAsia="en-GB"/>
              </w:rPr>
              <w:t>SGSI 15</w:t>
            </w:r>
          </w:p>
        </w:tc>
        <w:tc>
          <w:tcPr>
            <w:tcW w:w="2830" w:type="dxa"/>
            <w:gridSpan w:val="2"/>
            <w:shd w:val="clear" w:color="auto" w:fill="D9D9D9" w:themeFill="background1" w:themeFillShade="D9"/>
          </w:tcPr>
          <w:p w14:paraId="70C78F02" w14:textId="77777777" w:rsidR="001705EC" w:rsidRPr="000E3636" w:rsidRDefault="001705EC" w:rsidP="00237AFB">
            <w:pPr>
              <w:jc w:val="both"/>
              <w:rPr>
                <w:rFonts w:ascii="Cambria" w:hAnsi="Cambria" w:cstheme="minorHAnsi"/>
                <w:szCs w:val="22"/>
              </w:rPr>
            </w:pPr>
            <w:r w:rsidRPr="000E3636">
              <w:rPr>
                <w:rFonts w:ascii="Cambria" w:hAnsi="Cambria" w:cstheme="minorHAnsi"/>
                <w:szCs w:val="22"/>
              </w:rPr>
              <w:t>Nivel de clasificación</w:t>
            </w:r>
          </w:p>
        </w:tc>
        <w:sdt>
          <w:sdtPr>
            <w:rPr>
              <w:rFonts w:ascii="Cambria" w:hAnsi="Cambria" w:cstheme="minorHAnsi"/>
              <w:szCs w:val="22"/>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0E3636" w:rsidRDefault="001705EC" w:rsidP="00237AFB">
                <w:pPr>
                  <w:jc w:val="both"/>
                  <w:rPr>
                    <w:rFonts w:ascii="Cambria" w:hAnsi="Cambria" w:cstheme="minorHAnsi"/>
                    <w:szCs w:val="22"/>
                  </w:rPr>
                </w:pPr>
                <w:r w:rsidRPr="000E3636">
                  <w:rPr>
                    <w:rFonts w:ascii="Cambria" w:hAnsi="Cambria" w:cstheme="minorHAnsi"/>
                    <w:szCs w:val="22"/>
                  </w:rPr>
                  <w:t>Confidencial</w:t>
                </w:r>
              </w:p>
            </w:tc>
          </w:sdtContent>
        </w:sdt>
      </w:tr>
    </w:tbl>
    <w:p w14:paraId="5F47735A" w14:textId="0261A0B6" w:rsidR="001705EC" w:rsidRPr="000E3636" w:rsidRDefault="001705EC" w:rsidP="00237AFB">
      <w:pPr>
        <w:jc w:val="both"/>
        <w:rPr>
          <w:rFonts w:ascii="Cambria" w:hAnsi="Cambria" w:cstheme="minorHAnsi"/>
          <w:szCs w:val="22"/>
        </w:rPr>
      </w:pPr>
    </w:p>
    <w:p w14:paraId="5EE8924C" w14:textId="279548FB" w:rsidR="00452E7F" w:rsidRPr="000E3636" w:rsidRDefault="001705EC" w:rsidP="00237AFB">
      <w:pPr>
        <w:pStyle w:val="NormalWeb"/>
        <w:jc w:val="both"/>
        <w:rPr>
          <w:rFonts w:ascii="Cambria" w:hAnsi="Cambria" w:cstheme="minorHAnsi"/>
          <w:sz w:val="22"/>
          <w:szCs w:val="22"/>
          <w:lang w:val="es-CL"/>
        </w:rPr>
      </w:pPr>
      <w:r w:rsidRPr="000E3636">
        <w:rPr>
          <w:rFonts w:ascii="Cambria" w:hAnsi="Cambria" w:cstheme="minorHAnsi"/>
          <w:sz w:val="22"/>
          <w:szCs w:val="22"/>
          <w:lang w:val="es-CL"/>
        </w:rPr>
        <w:br w:type="page"/>
      </w:r>
    </w:p>
    <w:p w14:paraId="6618DC5B" w14:textId="77777777" w:rsidR="0010172E" w:rsidRPr="000E3636" w:rsidRDefault="0010172E" w:rsidP="00F647A6">
      <w:pPr>
        <w:spacing w:before="240" w:after="240" w:line="240" w:lineRule="auto"/>
        <w:rPr>
          <w:rFonts w:ascii="Cambria" w:hAnsi="Cambria" w:cs="Calibri"/>
          <w:szCs w:val="22"/>
          <w:lang w:eastAsia="es-CL"/>
        </w:rPr>
      </w:pPr>
    </w:p>
    <w:p w14:paraId="0A778D9C" w14:textId="77777777" w:rsidR="0010172E" w:rsidRPr="000E3636" w:rsidRDefault="0010172E" w:rsidP="00F647A6">
      <w:pPr>
        <w:spacing w:before="240" w:after="240" w:line="240" w:lineRule="auto"/>
        <w:rPr>
          <w:rFonts w:ascii="Cambria" w:hAnsi="Cambria" w:cs="Calibri"/>
          <w:szCs w:val="22"/>
          <w:lang w:eastAsia="es-CL"/>
        </w:rPr>
      </w:pPr>
    </w:p>
    <w:p w14:paraId="7FFFBDC4" w14:textId="77777777" w:rsidR="0010172E" w:rsidRPr="00F647A6" w:rsidRDefault="0010172E" w:rsidP="00F647A6">
      <w:pPr>
        <w:spacing w:before="240" w:after="240" w:line="240" w:lineRule="auto"/>
        <w:rPr>
          <w:rFonts w:ascii="Cambria" w:hAnsi="Cambria" w:cs="Calibri"/>
          <w:szCs w:val="22"/>
          <w:lang w:eastAsia="es-CL"/>
        </w:rPr>
      </w:pPr>
    </w:p>
    <w:sdt>
      <w:sdtPr>
        <w:rPr>
          <w:rFonts w:eastAsia="Times New Roman" w:cs="Times New Roman"/>
          <w:b w:val="0"/>
          <w:bCs w:val="0"/>
          <w:sz w:val="22"/>
          <w:szCs w:val="22"/>
          <w:lang w:val="es-CO"/>
        </w:rPr>
        <w:id w:val="1799955645"/>
        <w:docPartObj>
          <w:docPartGallery w:val="Table of Contents"/>
          <w:docPartUnique/>
        </w:docPartObj>
      </w:sdtPr>
      <w:sdtEndPr>
        <w:rPr>
          <w:noProof/>
        </w:rPr>
      </w:sdtEndPr>
      <w:sdtContent>
        <w:p w14:paraId="7F85215A" w14:textId="77777777" w:rsidR="00EB5676" w:rsidRPr="000E3636" w:rsidRDefault="00EB5676" w:rsidP="00EB5676">
          <w:pPr>
            <w:pStyle w:val="TtuloTDC"/>
            <w:ind w:left="3040" w:firstLine="380"/>
            <w:rPr>
              <w:sz w:val="22"/>
              <w:szCs w:val="22"/>
              <w:lang w:val="es-CO"/>
            </w:rPr>
          </w:pPr>
          <w:r w:rsidRPr="000E3636">
            <w:rPr>
              <w:sz w:val="22"/>
              <w:szCs w:val="22"/>
              <w:lang w:val="es-CO"/>
            </w:rPr>
            <w:t>Tabla de contenido</w:t>
          </w:r>
        </w:p>
        <w:p w14:paraId="315D74E1" w14:textId="77777777" w:rsidR="00EB5676" w:rsidRPr="000E3636" w:rsidRDefault="00EB5676" w:rsidP="00EB5676">
          <w:pPr>
            <w:pStyle w:val="TDC1"/>
            <w:rPr>
              <w:rFonts w:ascii="Cambria" w:eastAsiaTheme="minorEastAsia" w:hAnsi="Cambria" w:cstheme="minorBidi"/>
              <w:b w:val="0"/>
              <w:noProof/>
              <w:szCs w:val="22"/>
              <w:lang w:val="es-CO"/>
            </w:rPr>
          </w:pPr>
          <w:r w:rsidRPr="000E3636">
            <w:rPr>
              <w:rFonts w:ascii="Cambria" w:hAnsi="Cambria" w:cstheme="minorHAnsi"/>
              <w:szCs w:val="22"/>
              <w:lang w:val="es-CO"/>
            </w:rPr>
            <w:fldChar w:fldCharType="begin"/>
          </w:r>
          <w:r w:rsidRPr="000E3636">
            <w:rPr>
              <w:rFonts w:ascii="Cambria" w:hAnsi="Cambria" w:cstheme="minorHAnsi"/>
              <w:szCs w:val="22"/>
              <w:lang w:val="es-CO"/>
            </w:rPr>
            <w:instrText xml:space="preserve"> TOC \o "1-3" \h \z \u </w:instrText>
          </w:r>
          <w:r w:rsidRPr="000E3636">
            <w:rPr>
              <w:rFonts w:ascii="Cambria" w:hAnsi="Cambria" w:cstheme="minorHAnsi"/>
              <w:szCs w:val="22"/>
              <w:lang w:val="es-CO"/>
            </w:rPr>
            <w:fldChar w:fldCharType="separate"/>
          </w:r>
          <w:hyperlink w:anchor="_Toc61904247" w:history="1">
            <w:r w:rsidRPr="000E3636">
              <w:rPr>
                <w:rStyle w:val="Hipervnculo"/>
                <w:rFonts w:ascii="Cambria" w:hAnsi="Cambria"/>
                <w:noProof/>
                <w:color w:val="auto"/>
                <w:szCs w:val="22"/>
                <w:lang w:val="es-CO"/>
              </w:rPr>
              <w:t>1</w:t>
            </w:r>
            <w:r w:rsidRPr="000E3636">
              <w:rPr>
                <w:rFonts w:ascii="Cambria" w:eastAsiaTheme="minorEastAsia" w:hAnsi="Cambria" w:cstheme="minorBidi"/>
                <w:b w:val="0"/>
                <w:noProof/>
                <w:szCs w:val="22"/>
                <w:lang w:val="es-CO"/>
              </w:rPr>
              <w:tab/>
            </w:r>
            <w:r w:rsidRPr="000E3636">
              <w:rPr>
                <w:rStyle w:val="Hipervnculo"/>
                <w:rFonts w:ascii="Cambria" w:hAnsi="Cambria"/>
                <w:noProof/>
                <w:color w:val="auto"/>
                <w:szCs w:val="22"/>
                <w:lang w:val="es-CO"/>
              </w:rPr>
              <w:t>Introducción</w:t>
            </w:r>
            <w:r w:rsidRPr="000E3636">
              <w:rPr>
                <w:rFonts w:ascii="Cambria" w:hAnsi="Cambria"/>
                <w:noProof/>
                <w:webHidden/>
                <w:szCs w:val="22"/>
                <w:lang w:val="es-CO"/>
              </w:rPr>
              <w:tab/>
            </w:r>
            <w:r w:rsidRPr="000E3636">
              <w:rPr>
                <w:rFonts w:ascii="Cambria" w:hAnsi="Cambria"/>
                <w:noProof/>
                <w:webHidden/>
                <w:szCs w:val="22"/>
                <w:lang w:val="es-CO"/>
              </w:rPr>
              <w:fldChar w:fldCharType="begin"/>
            </w:r>
            <w:r w:rsidRPr="000E3636">
              <w:rPr>
                <w:rFonts w:ascii="Cambria" w:hAnsi="Cambria"/>
                <w:noProof/>
                <w:webHidden/>
                <w:szCs w:val="22"/>
                <w:lang w:val="es-CO"/>
              </w:rPr>
              <w:instrText xml:space="preserve"> PAGEREF _Toc61904247 \h </w:instrText>
            </w:r>
            <w:r w:rsidRPr="000E3636">
              <w:rPr>
                <w:rFonts w:ascii="Cambria" w:hAnsi="Cambria"/>
                <w:noProof/>
                <w:webHidden/>
                <w:szCs w:val="22"/>
                <w:lang w:val="es-CO"/>
              </w:rPr>
            </w:r>
            <w:r w:rsidRPr="000E3636">
              <w:rPr>
                <w:rFonts w:ascii="Cambria" w:hAnsi="Cambria"/>
                <w:noProof/>
                <w:webHidden/>
                <w:szCs w:val="22"/>
                <w:lang w:val="es-CO"/>
              </w:rPr>
              <w:fldChar w:fldCharType="separate"/>
            </w:r>
            <w:r w:rsidRPr="000E3636">
              <w:rPr>
                <w:rFonts w:ascii="Cambria" w:hAnsi="Cambria"/>
                <w:noProof/>
                <w:webHidden/>
                <w:szCs w:val="22"/>
                <w:lang w:val="es-CO"/>
              </w:rPr>
              <w:t>2</w:t>
            </w:r>
            <w:r w:rsidRPr="000E3636">
              <w:rPr>
                <w:rFonts w:ascii="Cambria" w:hAnsi="Cambria"/>
                <w:noProof/>
                <w:webHidden/>
                <w:szCs w:val="22"/>
                <w:lang w:val="es-CO"/>
              </w:rPr>
              <w:fldChar w:fldCharType="end"/>
            </w:r>
          </w:hyperlink>
        </w:p>
        <w:p w14:paraId="6959A6E4" w14:textId="77777777" w:rsidR="00EB5676" w:rsidRPr="000E3636" w:rsidRDefault="00EB5676" w:rsidP="00EB5676">
          <w:pPr>
            <w:pStyle w:val="TDC1"/>
            <w:rPr>
              <w:rFonts w:ascii="Cambria" w:eastAsiaTheme="minorEastAsia" w:hAnsi="Cambria" w:cstheme="minorBidi"/>
              <w:b w:val="0"/>
              <w:noProof/>
              <w:szCs w:val="22"/>
              <w:lang w:val="es-CO"/>
            </w:rPr>
          </w:pPr>
          <w:hyperlink w:anchor="_Toc61904248" w:history="1">
            <w:r w:rsidRPr="000E3636">
              <w:rPr>
                <w:rStyle w:val="Hipervnculo"/>
                <w:rFonts w:ascii="Cambria" w:hAnsi="Cambria"/>
                <w:noProof/>
                <w:color w:val="auto"/>
                <w:szCs w:val="22"/>
                <w:lang w:val="es-CO"/>
              </w:rPr>
              <w:t>2</w:t>
            </w:r>
            <w:r w:rsidRPr="000E3636">
              <w:rPr>
                <w:rFonts w:ascii="Cambria" w:eastAsiaTheme="minorEastAsia" w:hAnsi="Cambria" w:cstheme="minorBidi"/>
                <w:b w:val="0"/>
                <w:noProof/>
                <w:szCs w:val="22"/>
                <w:lang w:val="es-CO"/>
              </w:rPr>
              <w:tab/>
            </w:r>
            <w:r w:rsidRPr="000E3636">
              <w:rPr>
                <w:rStyle w:val="Hipervnculo"/>
                <w:rFonts w:ascii="Cambria" w:hAnsi="Cambria"/>
                <w:noProof/>
                <w:color w:val="auto"/>
                <w:szCs w:val="22"/>
                <w:lang w:val="es-CO"/>
              </w:rPr>
              <w:t>Alcance</w:t>
            </w:r>
            <w:r w:rsidRPr="000E3636">
              <w:rPr>
                <w:rFonts w:ascii="Cambria" w:hAnsi="Cambria"/>
                <w:noProof/>
                <w:webHidden/>
                <w:szCs w:val="22"/>
                <w:lang w:val="es-CO"/>
              </w:rPr>
              <w:tab/>
            </w:r>
            <w:r w:rsidRPr="000E3636">
              <w:rPr>
                <w:rFonts w:ascii="Cambria" w:hAnsi="Cambria"/>
                <w:noProof/>
                <w:webHidden/>
                <w:szCs w:val="22"/>
                <w:lang w:val="es-CO"/>
              </w:rPr>
              <w:fldChar w:fldCharType="begin"/>
            </w:r>
            <w:r w:rsidRPr="000E3636">
              <w:rPr>
                <w:rFonts w:ascii="Cambria" w:hAnsi="Cambria"/>
                <w:noProof/>
                <w:webHidden/>
                <w:szCs w:val="22"/>
                <w:lang w:val="es-CO"/>
              </w:rPr>
              <w:instrText xml:space="preserve"> PAGEREF _Toc61904248 \h </w:instrText>
            </w:r>
            <w:r w:rsidRPr="000E3636">
              <w:rPr>
                <w:rFonts w:ascii="Cambria" w:hAnsi="Cambria"/>
                <w:noProof/>
                <w:webHidden/>
                <w:szCs w:val="22"/>
                <w:lang w:val="es-CO"/>
              </w:rPr>
            </w:r>
            <w:r w:rsidRPr="000E3636">
              <w:rPr>
                <w:rFonts w:ascii="Cambria" w:hAnsi="Cambria"/>
                <w:noProof/>
                <w:webHidden/>
                <w:szCs w:val="22"/>
                <w:lang w:val="es-CO"/>
              </w:rPr>
              <w:fldChar w:fldCharType="separate"/>
            </w:r>
            <w:r w:rsidRPr="000E3636">
              <w:rPr>
                <w:rFonts w:ascii="Cambria" w:hAnsi="Cambria"/>
                <w:noProof/>
                <w:webHidden/>
                <w:szCs w:val="22"/>
                <w:lang w:val="es-CO"/>
              </w:rPr>
              <w:t>2</w:t>
            </w:r>
            <w:r w:rsidRPr="000E3636">
              <w:rPr>
                <w:rFonts w:ascii="Cambria" w:hAnsi="Cambria"/>
                <w:noProof/>
                <w:webHidden/>
                <w:szCs w:val="22"/>
                <w:lang w:val="es-CO"/>
              </w:rPr>
              <w:fldChar w:fldCharType="end"/>
            </w:r>
          </w:hyperlink>
        </w:p>
        <w:p w14:paraId="2F6459C9" w14:textId="77777777" w:rsidR="00EB5676" w:rsidRPr="000E3636" w:rsidRDefault="00EB5676" w:rsidP="00EB5676">
          <w:pPr>
            <w:pStyle w:val="TDC1"/>
            <w:rPr>
              <w:rFonts w:ascii="Cambria" w:eastAsiaTheme="minorEastAsia" w:hAnsi="Cambria" w:cstheme="minorBidi"/>
              <w:b w:val="0"/>
              <w:noProof/>
              <w:szCs w:val="22"/>
              <w:lang w:val="es-CO"/>
            </w:rPr>
          </w:pPr>
          <w:hyperlink w:anchor="_Toc61904249" w:history="1">
            <w:r w:rsidRPr="000E3636">
              <w:rPr>
                <w:rStyle w:val="Hipervnculo"/>
                <w:rFonts w:ascii="Cambria" w:hAnsi="Cambria"/>
                <w:noProof/>
                <w:color w:val="auto"/>
                <w:szCs w:val="22"/>
                <w:lang w:val="es-CO"/>
              </w:rPr>
              <w:t>3</w:t>
            </w:r>
            <w:r w:rsidRPr="000E3636">
              <w:rPr>
                <w:rFonts w:ascii="Cambria" w:eastAsiaTheme="minorEastAsia" w:hAnsi="Cambria" w:cstheme="minorBidi"/>
                <w:b w:val="0"/>
                <w:noProof/>
                <w:szCs w:val="22"/>
                <w:lang w:val="es-CO"/>
              </w:rPr>
              <w:tab/>
            </w:r>
            <w:r w:rsidRPr="000E3636">
              <w:rPr>
                <w:rStyle w:val="Hipervnculo"/>
                <w:rFonts w:ascii="Cambria" w:hAnsi="Cambria"/>
                <w:noProof/>
                <w:color w:val="auto"/>
                <w:szCs w:val="22"/>
                <w:lang w:val="es-CO"/>
              </w:rPr>
              <w:t>Referencias</w:t>
            </w:r>
            <w:r w:rsidRPr="000E3636">
              <w:rPr>
                <w:rFonts w:ascii="Cambria" w:hAnsi="Cambria"/>
                <w:noProof/>
                <w:webHidden/>
                <w:szCs w:val="22"/>
                <w:lang w:val="es-CO"/>
              </w:rPr>
              <w:tab/>
            </w:r>
            <w:r w:rsidRPr="000E3636">
              <w:rPr>
                <w:rFonts w:ascii="Cambria" w:hAnsi="Cambria"/>
                <w:noProof/>
                <w:webHidden/>
                <w:szCs w:val="22"/>
                <w:lang w:val="es-CO"/>
              </w:rPr>
              <w:fldChar w:fldCharType="begin"/>
            </w:r>
            <w:r w:rsidRPr="000E3636">
              <w:rPr>
                <w:rFonts w:ascii="Cambria" w:hAnsi="Cambria"/>
                <w:noProof/>
                <w:webHidden/>
                <w:szCs w:val="22"/>
                <w:lang w:val="es-CO"/>
              </w:rPr>
              <w:instrText xml:space="preserve"> PAGEREF _Toc61904249 \h </w:instrText>
            </w:r>
            <w:r w:rsidRPr="000E3636">
              <w:rPr>
                <w:rFonts w:ascii="Cambria" w:hAnsi="Cambria"/>
                <w:noProof/>
                <w:webHidden/>
                <w:szCs w:val="22"/>
                <w:lang w:val="es-CO"/>
              </w:rPr>
            </w:r>
            <w:r w:rsidRPr="000E3636">
              <w:rPr>
                <w:rFonts w:ascii="Cambria" w:hAnsi="Cambria"/>
                <w:noProof/>
                <w:webHidden/>
                <w:szCs w:val="22"/>
                <w:lang w:val="es-CO"/>
              </w:rPr>
              <w:fldChar w:fldCharType="separate"/>
            </w:r>
            <w:r w:rsidRPr="000E3636">
              <w:rPr>
                <w:rFonts w:ascii="Cambria" w:hAnsi="Cambria"/>
                <w:noProof/>
                <w:webHidden/>
                <w:szCs w:val="22"/>
                <w:lang w:val="es-CO"/>
              </w:rPr>
              <w:t>2</w:t>
            </w:r>
            <w:r w:rsidRPr="000E3636">
              <w:rPr>
                <w:rFonts w:ascii="Cambria" w:hAnsi="Cambria"/>
                <w:noProof/>
                <w:webHidden/>
                <w:szCs w:val="22"/>
                <w:lang w:val="es-CO"/>
              </w:rPr>
              <w:fldChar w:fldCharType="end"/>
            </w:r>
          </w:hyperlink>
        </w:p>
        <w:p w14:paraId="37D54F82" w14:textId="77777777" w:rsidR="00EB5676" w:rsidRPr="000E3636" w:rsidRDefault="00EB5676" w:rsidP="00EB5676">
          <w:pPr>
            <w:pStyle w:val="TDC1"/>
            <w:rPr>
              <w:rFonts w:ascii="Cambria" w:eastAsiaTheme="minorEastAsia" w:hAnsi="Cambria" w:cstheme="minorBidi"/>
              <w:b w:val="0"/>
              <w:noProof/>
              <w:szCs w:val="22"/>
              <w:lang w:val="es-CO"/>
            </w:rPr>
          </w:pPr>
          <w:hyperlink w:anchor="_Toc61904250" w:history="1">
            <w:r w:rsidRPr="000E3636">
              <w:rPr>
                <w:rStyle w:val="Hipervnculo"/>
                <w:rFonts w:ascii="Cambria" w:hAnsi="Cambria"/>
                <w:noProof/>
                <w:color w:val="auto"/>
                <w:szCs w:val="22"/>
                <w:lang w:val="es-CO"/>
              </w:rPr>
              <w:t>4</w:t>
            </w:r>
            <w:r w:rsidRPr="000E3636">
              <w:rPr>
                <w:rFonts w:ascii="Cambria" w:eastAsiaTheme="minorEastAsia" w:hAnsi="Cambria" w:cstheme="minorBidi"/>
                <w:b w:val="0"/>
                <w:noProof/>
                <w:szCs w:val="22"/>
                <w:lang w:val="es-CO"/>
              </w:rPr>
              <w:tab/>
            </w:r>
            <w:r w:rsidRPr="000E3636">
              <w:rPr>
                <w:rStyle w:val="Hipervnculo"/>
                <w:rFonts w:ascii="Cambria" w:hAnsi="Cambria"/>
                <w:noProof/>
                <w:color w:val="auto"/>
                <w:szCs w:val="22"/>
                <w:lang w:val="es-CO"/>
              </w:rPr>
              <w:t>Términos y definiciones</w:t>
            </w:r>
            <w:r w:rsidRPr="000E3636">
              <w:rPr>
                <w:rFonts w:ascii="Cambria" w:hAnsi="Cambria"/>
                <w:noProof/>
                <w:webHidden/>
                <w:szCs w:val="22"/>
                <w:lang w:val="es-CO"/>
              </w:rPr>
              <w:tab/>
            </w:r>
            <w:r w:rsidRPr="000E3636">
              <w:rPr>
                <w:rFonts w:ascii="Cambria" w:hAnsi="Cambria"/>
                <w:noProof/>
                <w:webHidden/>
                <w:szCs w:val="22"/>
                <w:lang w:val="es-CO"/>
              </w:rPr>
              <w:fldChar w:fldCharType="begin"/>
            </w:r>
            <w:r w:rsidRPr="000E3636">
              <w:rPr>
                <w:rFonts w:ascii="Cambria" w:hAnsi="Cambria"/>
                <w:noProof/>
                <w:webHidden/>
                <w:szCs w:val="22"/>
                <w:lang w:val="es-CO"/>
              </w:rPr>
              <w:instrText xml:space="preserve"> PAGEREF _Toc61904250 \h </w:instrText>
            </w:r>
            <w:r w:rsidRPr="000E3636">
              <w:rPr>
                <w:rFonts w:ascii="Cambria" w:hAnsi="Cambria"/>
                <w:noProof/>
                <w:webHidden/>
                <w:szCs w:val="22"/>
                <w:lang w:val="es-CO"/>
              </w:rPr>
            </w:r>
            <w:r w:rsidRPr="000E3636">
              <w:rPr>
                <w:rFonts w:ascii="Cambria" w:hAnsi="Cambria"/>
                <w:noProof/>
                <w:webHidden/>
                <w:szCs w:val="22"/>
                <w:lang w:val="es-CO"/>
              </w:rPr>
              <w:fldChar w:fldCharType="separate"/>
            </w:r>
            <w:r w:rsidRPr="000E3636">
              <w:rPr>
                <w:rFonts w:ascii="Cambria" w:hAnsi="Cambria"/>
                <w:noProof/>
                <w:webHidden/>
                <w:szCs w:val="22"/>
                <w:lang w:val="es-CO"/>
              </w:rPr>
              <w:t>2</w:t>
            </w:r>
            <w:r w:rsidRPr="000E3636">
              <w:rPr>
                <w:rFonts w:ascii="Cambria" w:hAnsi="Cambria"/>
                <w:noProof/>
                <w:webHidden/>
                <w:szCs w:val="22"/>
                <w:lang w:val="es-CO"/>
              </w:rPr>
              <w:fldChar w:fldCharType="end"/>
            </w:r>
          </w:hyperlink>
        </w:p>
        <w:p w14:paraId="0D57FFC1" w14:textId="77777777" w:rsidR="00EB5676" w:rsidRPr="000E3636" w:rsidRDefault="00EB5676" w:rsidP="00EB5676">
          <w:pPr>
            <w:pStyle w:val="TDC1"/>
            <w:rPr>
              <w:rFonts w:ascii="Cambria" w:eastAsiaTheme="minorEastAsia" w:hAnsi="Cambria" w:cstheme="minorBidi"/>
              <w:b w:val="0"/>
              <w:noProof/>
              <w:szCs w:val="22"/>
              <w:lang w:val="es-CO"/>
            </w:rPr>
          </w:pPr>
          <w:hyperlink w:anchor="_Toc61904251" w:history="1">
            <w:r w:rsidRPr="000E3636">
              <w:rPr>
                <w:rStyle w:val="Hipervnculo"/>
                <w:rFonts w:ascii="Cambria" w:hAnsi="Cambria"/>
                <w:noProof/>
                <w:color w:val="auto"/>
                <w:szCs w:val="22"/>
                <w:lang w:val="es-CO"/>
              </w:rPr>
              <w:t>5</w:t>
            </w:r>
            <w:r w:rsidRPr="000E3636">
              <w:rPr>
                <w:rFonts w:ascii="Cambria" w:eastAsiaTheme="minorEastAsia" w:hAnsi="Cambria" w:cstheme="minorBidi"/>
                <w:b w:val="0"/>
                <w:noProof/>
                <w:szCs w:val="22"/>
                <w:lang w:val="es-CO"/>
              </w:rPr>
              <w:tab/>
            </w:r>
            <w:r w:rsidRPr="000E3636">
              <w:rPr>
                <w:rStyle w:val="Hipervnculo"/>
                <w:rFonts w:ascii="Cambria" w:hAnsi="Cambria"/>
                <w:noProof/>
                <w:color w:val="auto"/>
                <w:szCs w:val="22"/>
                <w:lang w:val="es-CO"/>
              </w:rPr>
              <w:t>Responsabilidades</w:t>
            </w:r>
            <w:r w:rsidRPr="000E3636">
              <w:rPr>
                <w:rFonts w:ascii="Cambria" w:hAnsi="Cambria"/>
                <w:noProof/>
                <w:webHidden/>
                <w:szCs w:val="22"/>
                <w:lang w:val="es-CO"/>
              </w:rPr>
              <w:tab/>
            </w:r>
            <w:r w:rsidRPr="000E3636">
              <w:rPr>
                <w:rFonts w:ascii="Cambria" w:hAnsi="Cambria"/>
                <w:noProof/>
                <w:webHidden/>
                <w:szCs w:val="22"/>
                <w:lang w:val="es-CO"/>
              </w:rPr>
              <w:fldChar w:fldCharType="begin"/>
            </w:r>
            <w:r w:rsidRPr="000E3636">
              <w:rPr>
                <w:rFonts w:ascii="Cambria" w:hAnsi="Cambria"/>
                <w:noProof/>
                <w:webHidden/>
                <w:szCs w:val="22"/>
                <w:lang w:val="es-CO"/>
              </w:rPr>
              <w:instrText xml:space="preserve"> PAGEREF _Toc61904251 \h </w:instrText>
            </w:r>
            <w:r w:rsidRPr="000E3636">
              <w:rPr>
                <w:rFonts w:ascii="Cambria" w:hAnsi="Cambria"/>
                <w:noProof/>
                <w:webHidden/>
                <w:szCs w:val="22"/>
                <w:lang w:val="es-CO"/>
              </w:rPr>
            </w:r>
            <w:r w:rsidRPr="000E3636">
              <w:rPr>
                <w:rFonts w:ascii="Cambria" w:hAnsi="Cambria"/>
                <w:noProof/>
                <w:webHidden/>
                <w:szCs w:val="22"/>
                <w:lang w:val="es-CO"/>
              </w:rPr>
              <w:fldChar w:fldCharType="separate"/>
            </w:r>
            <w:r w:rsidRPr="000E3636">
              <w:rPr>
                <w:rFonts w:ascii="Cambria" w:hAnsi="Cambria"/>
                <w:noProof/>
                <w:webHidden/>
                <w:szCs w:val="22"/>
                <w:lang w:val="es-CO"/>
              </w:rPr>
              <w:t>3</w:t>
            </w:r>
            <w:r w:rsidRPr="000E3636">
              <w:rPr>
                <w:rFonts w:ascii="Cambria" w:hAnsi="Cambria"/>
                <w:noProof/>
                <w:webHidden/>
                <w:szCs w:val="22"/>
                <w:lang w:val="es-CO"/>
              </w:rPr>
              <w:fldChar w:fldCharType="end"/>
            </w:r>
          </w:hyperlink>
        </w:p>
        <w:p w14:paraId="03FB3435" w14:textId="77777777" w:rsidR="00EB5676" w:rsidRPr="000E3636" w:rsidRDefault="00EB5676" w:rsidP="00EB5676">
          <w:pPr>
            <w:pStyle w:val="TDC1"/>
            <w:rPr>
              <w:rFonts w:ascii="Cambria" w:eastAsiaTheme="minorEastAsia" w:hAnsi="Cambria" w:cstheme="minorBidi"/>
              <w:b w:val="0"/>
              <w:noProof/>
              <w:szCs w:val="22"/>
              <w:lang w:val="es-CO"/>
            </w:rPr>
          </w:pPr>
          <w:hyperlink w:anchor="_Toc61904252" w:history="1">
            <w:r w:rsidRPr="000E3636">
              <w:rPr>
                <w:rStyle w:val="Hipervnculo"/>
                <w:rFonts w:ascii="Cambria" w:hAnsi="Cambria"/>
                <w:noProof/>
                <w:color w:val="auto"/>
                <w:szCs w:val="22"/>
                <w:lang w:val="es-CO"/>
              </w:rPr>
              <w:t>6</w:t>
            </w:r>
            <w:r w:rsidRPr="000E3636">
              <w:rPr>
                <w:rFonts w:ascii="Cambria" w:eastAsiaTheme="minorEastAsia" w:hAnsi="Cambria" w:cstheme="minorBidi"/>
                <w:b w:val="0"/>
                <w:noProof/>
                <w:szCs w:val="22"/>
                <w:lang w:val="es-CO"/>
              </w:rPr>
              <w:tab/>
            </w:r>
            <w:r w:rsidRPr="000E3636">
              <w:rPr>
                <w:rStyle w:val="Hipervnculo"/>
                <w:rFonts w:ascii="Cambria" w:hAnsi="Cambria"/>
                <w:noProof/>
                <w:color w:val="auto"/>
                <w:szCs w:val="22"/>
                <w:lang w:val="es-CO"/>
              </w:rPr>
              <w:t>Política</w:t>
            </w:r>
            <w:r w:rsidRPr="000E3636">
              <w:rPr>
                <w:rFonts w:ascii="Cambria" w:hAnsi="Cambria"/>
                <w:noProof/>
                <w:webHidden/>
                <w:szCs w:val="22"/>
                <w:lang w:val="es-CO"/>
              </w:rPr>
              <w:tab/>
            </w:r>
            <w:r w:rsidRPr="000E3636">
              <w:rPr>
                <w:rFonts w:ascii="Cambria" w:hAnsi="Cambria"/>
                <w:noProof/>
                <w:webHidden/>
                <w:szCs w:val="22"/>
                <w:lang w:val="es-CO"/>
              </w:rPr>
              <w:fldChar w:fldCharType="begin"/>
            </w:r>
            <w:r w:rsidRPr="000E3636">
              <w:rPr>
                <w:rFonts w:ascii="Cambria" w:hAnsi="Cambria"/>
                <w:noProof/>
                <w:webHidden/>
                <w:szCs w:val="22"/>
                <w:lang w:val="es-CO"/>
              </w:rPr>
              <w:instrText xml:space="preserve"> PAGEREF _Toc61904252 \h </w:instrText>
            </w:r>
            <w:r w:rsidRPr="000E3636">
              <w:rPr>
                <w:rFonts w:ascii="Cambria" w:hAnsi="Cambria"/>
                <w:noProof/>
                <w:webHidden/>
                <w:szCs w:val="22"/>
                <w:lang w:val="es-CO"/>
              </w:rPr>
            </w:r>
            <w:r w:rsidRPr="000E3636">
              <w:rPr>
                <w:rFonts w:ascii="Cambria" w:hAnsi="Cambria"/>
                <w:noProof/>
                <w:webHidden/>
                <w:szCs w:val="22"/>
                <w:lang w:val="es-CO"/>
              </w:rPr>
              <w:fldChar w:fldCharType="separate"/>
            </w:r>
            <w:r w:rsidRPr="000E3636">
              <w:rPr>
                <w:rFonts w:ascii="Cambria" w:hAnsi="Cambria"/>
                <w:noProof/>
                <w:webHidden/>
                <w:szCs w:val="22"/>
                <w:lang w:val="es-CO"/>
              </w:rPr>
              <w:t>3</w:t>
            </w:r>
            <w:r w:rsidRPr="000E3636">
              <w:rPr>
                <w:rFonts w:ascii="Cambria" w:hAnsi="Cambria"/>
                <w:noProof/>
                <w:webHidden/>
                <w:szCs w:val="22"/>
                <w:lang w:val="es-CO"/>
              </w:rPr>
              <w:fldChar w:fldCharType="end"/>
            </w:r>
          </w:hyperlink>
        </w:p>
        <w:p w14:paraId="570E855B" w14:textId="77777777" w:rsidR="00EB5676" w:rsidRPr="000E3636" w:rsidRDefault="00EB5676" w:rsidP="00EB5676">
          <w:pPr>
            <w:pStyle w:val="TDC2"/>
            <w:rPr>
              <w:rFonts w:ascii="Cambria" w:eastAsiaTheme="minorEastAsia" w:hAnsi="Cambria" w:cstheme="minorBidi"/>
              <w:noProof/>
              <w:sz w:val="22"/>
              <w:szCs w:val="22"/>
              <w:lang w:val="es-CO"/>
            </w:rPr>
          </w:pPr>
          <w:hyperlink w:anchor="_Toc61904253" w:history="1">
            <w:r w:rsidRPr="000E3636">
              <w:rPr>
                <w:rStyle w:val="Hipervnculo"/>
                <w:rFonts w:ascii="Cambria" w:hAnsi="Cambria" w:cstheme="minorHAnsi"/>
                <w:bCs/>
                <w:noProof/>
                <w:color w:val="auto"/>
                <w:sz w:val="22"/>
                <w:szCs w:val="22"/>
                <w:lang w:val="es-CO"/>
                <w14:scene3d>
                  <w14:camera w14:prst="orthographicFront"/>
                  <w14:lightRig w14:rig="threePt" w14:dir="t">
                    <w14:rot w14:lat="0" w14:lon="0" w14:rev="0"/>
                  </w14:lightRig>
                </w14:scene3d>
              </w:rPr>
              <w:t>6.1</w:t>
            </w:r>
            <w:r w:rsidRPr="000E3636">
              <w:rPr>
                <w:rFonts w:ascii="Cambria" w:eastAsiaTheme="minorEastAsia" w:hAnsi="Cambria" w:cstheme="minorBidi"/>
                <w:noProof/>
                <w:sz w:val="22"/>
                <w:szCs w:val="22"/>
                <w:lang w:val="es-CO"/>
              </w:rPr>
              <w:tab/>
            </w:r>
            <w:r w:rsidRPr="000E3636">
              <w:rPr>
                <w:rStyle w:val="Hipervnculo"/>
                <w:rFonts w:ascii="Cambria" w:hAnsi="Cambria" w:cstheme="minorHAnsi"/>
                <w:noProof/>
                <w:color w:val="auto"/>
                <w:sz w:val="22"/>
                <w:szCs w:val="22"/>
                <w:lang w:val="es-CO"/>
              </w:rPr>
              <w:t>Administración</w:t>
            </w:r>
            <w:r w:rsidRPr="000E3636">
              <w:rPr>
                <w:rFonts w:ascii="Cambria" w:hAnsi="Cambria"/>
                <w:noProof/>
                <w:webHidden/>
                <w:sz w:val="22"/>
                <w:szCs w:val="22"/>
                <w:lang w:val="es-CO"/>
              </w:rPr>
              <w:tab/>
            </w:r>
            <w:r w:rsidRPr="000E3636">
              <w:rPr>
                <w:rFonts w:ascii="Cambria" w:hAnsi="Cambria"/>
                <w:noProof/>
                <w:webHidden/>
                <w:sz w:val="22"/>
                <w:szCs w:val="22"/>
                <w:lang w:val="es-CO"/>
              </w:rPr>
              <w:fldChar w:fldCharType="begin"/>
            </w:r>
            <w:r w:rsidRPr="000E3636">
              <w:rPr>
                <w:rFonts w:ascii="Cambria" w:hAnsi="Cambria"/>
                <w:noProof/>
                <w:webHidden/>
                <w:sz w:val="22"/>
                <w:szCs w:val="22"/>
                <w:lang w:val="es-CO"/>
              </w:rPr>
              <w:instrText xml:space="preserve"> PAGEREF _Toc61904253 \h </w:instrText>
            </w:r>
            <w:r w:rsidRPr="000E3636">
              <w:rPr>
                <w:rFonts w:ascii="Cambria" w:hAnsi="Cambria"/>
                <w:noProof/>
                <w:webHidden/>
                <w:sz w:val="22"/>
                <w:szCs w:val="22"/>
                <w:lang w:val="es-CO"/>
              </w:rPr>
            </w:r>
            <w:r w:rsidRPr="000E3636">
              <w:rPr>
                <w:rFonts w:ascii="Cambria" w:hAnsi="Cambria"/>
                <w:noProof/>
                <w:webHidden/>
                <w:sz w:val="22"/>
                <w:szCs w:val="22"/>
                <w:lang w:val="es-CO"/>
              </w:rPr>
              <w:fldChar w:fldCharType="separate"/>
            </w:r>
            <w:r w:rsidRPr="000E3636">
              <w:rPr>
                <w:rFonts w:ascii="Cambria" w:hAnsi="Cambria"/>
                <w:noProof/>
                <w:webHidden/>
                <w:sz w:val="22"/>
                <w:szCs w:val="22"/>
                <w:lang w:val="es-CO"/>
              </w:rPr>
              <w:t>3</w:t>
            </w:r>
            <w:r w:rsidRPr="000E3636">
              <w:rPr>
                <w:rFonts w:ascii="Cambria" w:hAnsi="Cambria"/>
                <w:noProof/>
                <w:webHidden/>
                <w:sz w:val="22"/>
                <w:szCs w:val="22"/>
                <w:lang w:val="es-CO"/>
              </w:rPr>
              <w:fldChar w:fldCharType="end"/>
            </w:r>
          </w:hyperlink>
        </w:p>
        <w:p w14:paraId="631EE56C" w14:textId="77777777" w:rsidR="00EB5676" w:rsidRPr="000E3636" w:rsidRDefault="00EB5676" w:rsidP="00EB5676">
          <w:pPr>
            <w:pStyle w:val="TDC2"/>
            <w:rPr>
              <w:rFonts w:ascii="Cambria" w:eastAsiaTheme="minorEastAsia" w:hAnsi="Cambria" w:cstheme="minorBidi"/>
              <w:noProof/>
              <w:sz w:val="22"/>
              <w:szCs w:val="22"/>
              <w:lang w:val="es-CO"/>
            </w:rPr>
          </w:pPr>
          <w:hyperlink w:anchor="_Toc61904254" w:history="1">
            <w:r w:rsidRPr="000E3636">
              <w:rPr>
                <w:rStyle w:val="Hipervnculo"/>
                <w:rFonts w:ascii="Cambria" w:hAnsi="Cambria" w:cstheme="minorHAnsi"/>
                <w:bCs/>
                <w:noProof/>
                <w:color w:val="auto"/>
                <w:sz w:val="22"/>
                <w:szCs w:val="22"/>
                <w:lang w:val="es-CO"/>
                <w14:scene3d>
                  <w14:camera w14:prst="orthographicFront"/>
                  <w14:lightRig w14:rig="threePt" w14:dir="t">
                    <w14:rot w14:lat="0" w14:lon="0" w14:rev="0"/>
                  </w14:lightRig>
                </w14:scene3d>
              </w:rPr>
              <w:t>6.2</w:t>
            </w:r>
            <w:r w:rsidRPr="000E3636">
              <w:rPr>
                <w:rFonts w:ascii="Cambria" w:eastAsiaTheme="minorEastAsia" w:hAnsi="Cambria" w:cstheme="minorBidi"/>
                <w:noProof/>
                <w:sz w:val="22"/>
                <w:szCs w:val="22"/>
                <w:lang w:val="es-CO"/>
              </w:rPr>
              <w:tab/>
            </w:r>
            <w:r w:rsidRPr="000E3636">
              <w:rPr>
                <w:rStyle w:val="Hipervnculo"/>
                <w:rFonts w:ascii="Cambria" w:hAnsi="Cambria" w:cstheme="minorHAnsi"/>
                <w:noProof/>
                <w:color w:val="auto"/>
                <w:sz w:val="22"/>
                <w:szCs w:val="22"/>
                <w:lang w:val="es-CO"/>
              </w:rPr>
              <w:t>Suspensión de la Disposición de Registros en Caso de Litigios o Reclamaciones</w:t>
            </w:r>
            <w:r w:rsidRPr="000E3636">
              <w:rPr>
                <w:rFonts w:ascii="Cambria" w:hAnsi="Cambria"/>
                <w:noProof/>
                <w:webHidden/>
                <w:sz w:val="22"/>
                <w:szCs w:val="22"/>
                <w:lang w:val="es-CO"/>
              </w:rPr>
              <w:tab/>
            </w:r>
            <w:r w:rsidRPr="000E3636">
              <w:rPr>
                <w:rFonts w:ascii="Cambria" w:hAnsi="Cambria"/>
                <w:noProof/>
                <w:webHidden/>
                <w:sz w:val="22"/>
                <w:szCs w:val="22"/>
                <w:lang w:val="es-CO"/>
              </w:rPr>
              <w:fldChar w:fldCharType="begin"/>
            </w:r>
            <w:r w:rsidRPr="000E3636">
              <w:rPr>
                <w:rFonts w:ascii="Cambria" w:hAnsi="Cambria"/>
                <w:noProof/>
                <w:webHidden/>
                <w:sz w:val="22"/>
                <w:szCs w:val="22"/>
                <w:lang w:val="es-CO"/>
              </w:rPr>
              <w:instrText xml:space="preserve"> PAGEREF _Toc61904254 \h </w:instrText>
            </w:r>
            <w:r w:rsidRPr="000E3636">
              <w:rPr>
                <w:rFonts w:ascii="Cambria" w:hAnsi="Cambria"/>
                <w:noProof/>
                <w:webHidden/>
                <w:sz w:val="22"/>
                <w:szCs w:val="22"/>
                <w:lang w:val="es-CO"/>
              </w:rPr>
            </w:r>
            <w:r w:rsidRPr="000E3636">
              <w:rPr>
                <w:rFonts w:ascii="Cambria" w:hAnsi="Cambria"/>
                <w:noProof/>
                <w:webHidden/>
                <w:sz w:val="22"/>
                <w:szCs w:val="22"/>
                <w:lang w:val="es-CO"/>
              </w:rPr>
              <w:fldChar w:fldCharType="separate"/>
            </w:r>
            <w:r w:rsidRPr="000E3636">
              <w:rPr>
                <w:rFonts w:ascii="Cambria" w:hAnsi="Cambria"/>
                <w:noProof/>
                <w:webHidden/>
                <w:sz w:val="22"/>
                <w:szCs w:val="22"/>
                <w:lang w:val="es-CO"/>
              </w:rPr>
              <w:t>3</w:t>
            </w:r>
            <w:r w:rsidRPr="000E3636">
              <w:rPr>
                <w:rFonts w:ascii="Cambria" w:hAnsi="Cambria"/>
                <w:noProof/>
                <w:webHidden/>
                <w:sz w:val="22"/>
                <w:szCs w:val="22"/>
                <w:lang w:val="es-CO"/>
              </w:rPr>
              <w:fldChar w:fldCharType="end"/>
            </w:r>
          </w:hyperlink>
        </w:p>
        <w:p w14:paraId="3354599F" w14:textId="77777777" w:rsidR="00EB5676" w:rsidRPr="000E3636" w:rsidRDefault="00EB5676" w:rsidP="00EB5676">
          <w:pPr>
            <w:pStyle w:val="TDC2"/>
            <w:rPr>
              <w:rFonts w:ascii="Cambria" w:eastAsiaTheme="minorEastAsia" w:hAnsi="Cambria" w:cstheme="minorBidi"/>
              <w:noProof/>
              <w:sz w:val="22"/>
              <w:szCs w:val="22"/>
              <w:lang w:val="es-CO"/>
            </w:rPr>
          </w:pPr>
          <w:hyperlink w:anchor="_Toc61904255" w:history="1">
            <w:r w:rsidRPr="000E3636">
              <w:rPr>
                <w:rStyle w:val="Hipervnculo"/>
                <w:rFonts w:ascii="Cambria" w:hAnsi="Cambria" w:cstheme="minorHAnsi"/>
                <w:bCs/>
                <w:noProof/>
                <w:color w:val="auto"/>
                <w:sz w:val="22"/>
                <w:szCs w:val="22"/>
                <w:lang w:val="es-CO"/>
                <w14:scene3d>
                  <w14:camera w14:prst="orthographicFront"/>
                  <w14:lightRig w14:rig="threePt" w14:dir="t">
                    <w14:rot w14:lat="0" w14:lon="0" w14:rev="0"/>
                  </w14:lightRig>
                </w14:scene3d>
              </w:rPr>
              <w:t>6.3</w:t>
            </w:r>
            <w:r w:rsidRPr="000E3636">
              <w:rPr>
                <w:rFonts w:ascii="Cambria" w:eastAsiaTheme="minorEastAsia" w:hAnsi="Cambria" w:cstheme="minorBidi"/>
                <w:noProof/>
                <w:sz w:val="22"/>
                <w:szCs w:val="22"/>
                <w:lang w:val="es-CO"/>
              </w:rPr>
              <w:tab/>
            </w:r>
            <w:r w:rsidRPr="000E3636">
              <w:rPr>
                <w:rStyle w:val="Hipervnculo"/>
                <w:rFonts w:ascii="Cambria" w:hAnsi="Cambria" w:cstheme="minorHAnsi"/>
                <w:noProof/>
                <w:color w:val="auto"/>
                <w:sz w:val="22"/>
                <w:szCs w:val="22"/>
                <w:lang w:val="es-CO"/>
              </w:rPr>
              <w:t>Aplicabilidad</w:t>
            </w:r>
            <w:r w:rsidRPr="000E3636">
              <w:rPr>
                <w:rFonts w:ascii="Cambria" w:hAnsi="Cambria"/>
                <w:noProof/>
                <w:webHidden/>
                <w:sz w:val="22"/>
                <w:szCs w:val="22"/>
                <w:lang w:val="es-CO"/>
              </w:rPr>
              <w:tab/>
            </w:r>
            <w:r w:rsidRPr="000E3636">
              <w:rPr>
                <w:rFonts w:ascii="Cambria" w:hAnsi="Cambria"/>
                <w:noProof/>
                <w:webHidden/>
                <w:sz w:val="22"/>
                <w:szCs w:val="22"/>
                <w:lang w:val="es-CO"/>
              </w:rPr>
              <w:fldChar w:fldCharType="begin"/>
            </w:r>
            <w:r w:rsidRPr="000E3636">
              <w:rPr>
                <w:rFonts w:ascii="Cambria" w:hAnsi="Cambria"/>
                <w:noProof/>
                <w:webHidden/>
                <w:sz w:val="22"/>
                <w:szCs w:val="22"/>
                <w:lang w:val="es-CO"/>
              </w:rPr>
              <w:instrText xml:space="preserve"> PAGEREF _Toc61904255 \h </w:instrText>
            </w:r>
            <w:r w:rsidRPr="000E3636">
              <w:rPr>
                <w:rFonts w:ascii="Cambria" w:hAnsi="Cambria"/>
                <w:noProof/>
                <w:webHidden/>
                <w:sz w:val="22"/>
                <w:szCs w:val="22"/>
                <w:lang w:val="es-CO"/>
              </w:rPr>
            </w:r>
            <w:r w:rsidRPr="000E3636">
              <w:rPr>
                <w:rFonts w:ascii="Cambria" w:hAnsi="Cambria"/>
                <w:noProof/>
                <w:webHidden/>
                <w:sz w:val="22"/>
                <w:szCs w:val="22"/>
                <w:lang w:val="es-CO"/>
              </w:rPr>
              <w:fldChar w:fldCharType="separate"/>
            </w:r>
            <w:r w:rsidRPr="000E3636">
              <w:rPr>
                <w:rFonts w:ascii="Cambria" w:hAnsi="Cambria"/>
                <w:noProof/>
                <w:webHidden/>
                <w:sz w:val="22"/>
                <w:szCs w:val="22"/>
                <w:lang w:val="es-CO"/>
              </w:rPr>
              <w:t>4</w:t>
            </w:r>
            <w:r w:rsidRPr="000E3636">
              <w:rPr>
                <w:rFonts w:ascii="Cambria" w:hAnsi="Cambria"/>
                <w:noProof/>
                <w:webHidden/>
                <w:sz w:val="22"/>
                <w:szCs w:val="22"/>
                <w:lang w:val="es-CO"/>
              </w:rPr>
              <w:fldChar w:fldCharType="end"/>
            </w:r>
          </w:hyperlink>
        </w:p>
        <w:p w14:paraId="45FEE621" w14:textId="77777777" w:rsidR="00EB5676" w:rsidRPr="000E3636" w:rsidRDefault="00EB5676" w:rsidP="00EB5676">
          <w:pPr>
            <w:pStyle w:val="TDC2"/>
            <w:rPr>
              <w:rFonts w:ascii="Cambria" w:eastAsiaTheme="minorEastAsia" w:hAnsi="Cambria" w:cstheme="minorBidi"/>
              <w:noProof/>
              <w:sz w:val="22"/>
              <w:szCs w:val="22"/>
              <w:lang w:val="es-CO"/>
            </w:rPr>
          </w:pPr>
          <w:hyperlink w:anchor="_Toc61904256" w:history="1">
            <w:r w:rsidRPr="000E3636">
              <w:rPr>
                <w:rStyle w:val="Hipervnculo"/>
                <w:rFonts w:ascii="Cambria" w:hAnsi="Cambria" w:cstheme="minorHAnsi"/>
                <w:bCs/>
                <w:noProof/>
                <w:color w:val="auto"/>
                <w:sz w:val="22"/>
                <w:szCs w:val="22"/>
                <w:lang w:val="es-CO"/>
                <w14:scene3d>
                  <w14:camera w14:prst="orthographicFront"/>
                  <w14:lightRig w14:rig="threePt" w14:dir="t">
                    <w14:rot w14:lat="0" w14:lon="0" w14:rev="0"/>
                  </w14:lightRig>
                </w14:scene3d>
              </w:rPr>
              <w:t>6.4</w:t>
            </w:r>
            <w:r w:rsidRPr="000E3636">
              <w:rPr>
                <w:rFonts w:ascii="Cambria" w:eastAsiaTheme="minorEastAsia" w:hAnsi="Cambria" w:cstheme="minorBidi"/>
                <w:noProof/>
                <w:sz w:val="22"/>
                <w:szCs w:val="22"/>
                <w:lang w:val="es-CO"/>
              </w:rPr>
              <w:tab/>
            </w:r>
            <w:r w:rsidRPr="000E3636">
              <w:rPr>
                <w:rStyle w:val="Hipervnculo"/>
                <w:rFonts w:ascii="Cambria" w:hAnsi="Cambria" w:cstheme="minorHAnsi"/>
                <w:noProof/>
                <w:color w:val="auto"/>
                <w:sz w:val="22"/>
                <w:szCs w:val="22"/>
                <w:lang w:val="es-CO"/>
              </w:rPr>
              <w:t>APÉNDICE A PROGRAMA DE RETENCIÓN DE REGISTROS</w:t>
            </w:r>
            <w:r w:rsidRPr="000E3636">
              <w:rPr>
                <w:rFonts w:ascii="Cambria" w:hAnsi="Cambria"/>
                <w:noProof/>
                <w:webHidden/>
                <w:sz w:val="22"/>
                <w:szCs w:val="22"/>
                <w:lang w:val="es-CO"/>
              </w:rPr>
              <w:tab/>
            </w:r>
            <w:r w:rsidRPr="000E3636">
              <w:rPr>
                <w:rFonts w:ascii="Cambria" w:hAnsi="Cambria"/>
                <w:noProof/>
                <w:webHidden/>
                <w:sz w:val="22"/>
                <w:szCs w:val="22"/>
                <w:lang w:val="es-CO"/>
              </w:rPr>
              <w:fldChar w:fldCharType="begin"/>
            </w:r>
            <w:r w:rsidRPr="000E3636">
              <w:rPr>
                <w:rFonts w:ascii="Cambria" w:hAnsi="Cambria"/>
                <w:noProof/>
                <w:webHidden/>
                <w:sz w:val="22"/>
                <w:szCs w:val="22"/>
                <w:lang w:val="es-CO"/>
              </w:rPr>
              <w:instrText xml:space="preserve"> PAGEREF _Toc61904256 \h </w:instrText>
            </w:r>
            <w:r w:rsidRPr="000E3636">
              <w:rPr>
                <w:rFonts w:ascii="Cambria" w:hAnsi="Cambria"/>
                <w:noProof/>
                <w:webHidden/>
                <w:sz w:val="22"/>
                <w:szCs w:val="22"/>
                <w:lang w:val="es-CO"/>
              </w:rPr>
            </w:r>
            <w:r w:rsidRPr="000E3636">
              <w:rPr>
                <w:rFonts w:ascii="Cambria" w:hAnsi="Cambria"/>
                <w:noProof/>
                <w:webHidden/>
                <w:sz w:val="22"/>
                <w:szCs w:val="22"/>
                <w:lang w:val="es-CO"/>
              </w:rPr>
              <w:fldChar w:fldCharType="separate"/>
            </w:r>
            <w:r w:rsidRPr="000E3636">
              <w:rPr>
                <w:rFonts w:ascii="Cambria" w:hAnsi="Cambria"/>
                <w:noProof/>
                <w:webHidden/>
                <w:sz w:val="22"/>
                <w:szCs w:val="22"/>
                <w:lang w:val="es-CO"/>
              </w:rPr>
              <w:t>4</w:t>
            </w:r>
            <w:r w:rsidRPr="000E3636">
              <w:rPr>
                <w:rFonts w:ascii="Cambria" w:hAnsi="Cambria"/>
                <w:noProof/>
                <w:webHidden/>
                <w:sz w:val="22"/>
                <w:szCs w:val="22"/>
                <w:lang w:val="es-CO"/>
              </w:rPr>
              <w:fldChar w:fldCharType="end"/>
            </w:r>
          </w:hyperlink>
        </w:p>
        <w:p w14:paraId="5ECF50C2" w14:textId="77777777" w:rsidR="00EB5676" w:rsidRPr="000E3636" w:rsidRDefault="00EB5676" w:rsidP="00EB5676">
          <w:pPr>
            <w:jc w:val="both"/>
            <w:rPr>
              <w:rFonts w:ascii="Cambria" w:hAnsi="Cambria" w:cstheme="minorHAnsi"/>
              <w:szCs w:val="22"/>
              <w:lang w:val="es-CO"/>
            </w:rPr>
          </w:pPr>
          <w:r w:rsidRPr="000E3636">
            <w:rPr>
              <w:rFonts w:ascii="Cambria" w:hAnsi="Cambria" w:cstheme="minorHAnsi"/>
              <w:b/>
              <w:bCs/>
              <w:noProof/>
              <w:szCs w:val="22"/>
              <w:lang w:val="es-CO"/>
            </w:rPr>
            <w:fldChar w:fldCharType="end"/>
          </w:r>
        </w:p>
      </w:sdtContent>
    </w:sdt>
    <w:p w14:paraId="525A1B56" w14:textId="77777777" w:rsidR="00EB5676" w:rsidRPr="000E3636" w:rsidRDefault="00EB5676" w:rsidP="00EB5676">
      <w:pPr>
        <w:jc w:val="both"/>
        <w:rPr>
          <w:rFonts w:ascii="Cambria" w:eastAsia="Calibri" w:hAnsi="Cambria" w:cstheme="minorHAnsi"/>
          <w:b/>
          <w:szCs w:val="22"/>
          <w:lang w:val="es-CO"/>
        </w:rPr>
      </w:pPr>
      <w:r w:rsidRPr="000E3636">
        <w:rPr>
          <w:rFonts w:ascii="Cambria" w:hAnsi="Cambria" w:cstheme="minorHAnsi"/>
          <w:szCs w:val="22"/>
          <w:lang w:val="es-CO"/>
        </w:rPr>
        <w:br w:type="page"/>
      </w:r>
    </w:p>
    <w:p w14:paraId="65D78B8E" w14:textId="77777777" w:rsidR="00EB5676" w:rsidRPr="000E3636" w:rsidRDefault="00EB5676" w:rsidP="00EB5676">
      <w:pPr>
        <w:pStyle w:val="Ttulo1"/>
        <w:numPr>
          <w:ilvl w:val="0"/>
          <w:numId w:val="5"/>
        </w:numPr>
        <w:ind w:left="432" w:hanging="432"/>
        <w:rPr>
          <w:rFonts w:ascii="Cambria" w:hAnsi="Cambria"/>
          <w:sz w:val="22"/>
          <w:szCs w:val="22"/>
          <w:lang w:val="es-CO"/>
        </w:rPr>
      </w:pPr>
      <w:bookmarkStart w:id="1" w:name="_Toc61904247"/>
      <w:r w:rsidRPr="000E3636">
        <w:rPr>
          <w:rFonts w:ascii="Cambria" w:hAnsi="Cambria"/>
          <w:sz w:val="22"/>
          <w:szCs w:val="22"/>
          <w:lang w:val="es-CO"/>
        </w:rPr>
        <w:lastRenderedPageBreak/>
        <w:t>Introducción</w:t>
      </w:r>
      <w:bookmarkEnd w:id="1"/>
    </w:p>
    <w:p w14:paraId="1911B435" w14:textId="77777777" w:rsidR="00EB5676" w:rsidRPr="000E3636" w:rsidRDefault="00EB5676" w:rsidP="00EB5676">
      <w:pPr>
        <w:jc w:val="both"/>
        <w:rPr>
          <w:rFonts w:ascii="Cambria" w:eastAsia="Calibri" w:hAnsi="Cambria" w:cstheme="minorHAnsi"/>
          <w:szCs w:val="22"/>
          <w:lang w:val="es-CO"/>
        </w:rPr>
      </w:pPr>
      <w:r w:rsidRPr="000E3636">
        <w:rPr>
          <w:rFonts w:ascii="Cambria" w:eastAsia="Calibri" w:hAnsi="Cambria" w:cstheme="minorHAnsi"/>
          <w:szCs w:val="22"/>
          <w:lang w:val="es-CO"/>
        </w:rPr>
        <w:t>El propósito de esta Política es garantizar que los registros y documentos necesarios se protejan y mantengan adecuadamente y garantizar que los registros que ya no se necesitan</w:t>
      </w:r>
      <w:r w:rsidRPr="000E3636">
        <w:rPr>
          <w:rFonts w:ascii="Cambria" w:eastAsia="MS Mincho" w:hAnsi="Cambria" w:cstheme="minorHAnsi"/>
          <w:szCs w:val="22"/>
          <w:lang w:val="es-CO"/>
        </w:rPr>
        <w:t xml:space="preserve"> </w:t>
      </w:r>
      <w:r w:rsidRPr="000E3636">
        <w:rPr>
          <w:rFonts w:ascii="Cambria" w:eastAsia="Calibri" w:hAnsi="Cambria" w:cstheme="minorHAnsi"/>
          <w:szCs w:val="22"/>
          <w:lang w:val="es-CO"/>
        </w:rPr>
        <w:t>o no tienen ningún valor se desechan en el momento adecuado. Esta Política también tiene el propósito de ayudar a los empleados de</w:t>
      </w:r>
      <w:r w:rsidRPr="000E3636">
        <w:rPr>
          <w:rFonts w:ascii="Cambria" w:eastAsia="MS Mincho" w:hAnsi="Cambria" w:cstheme="minorHAnsi"/>
          <w:szCs w:val="22"/>
          <w:lang w:val="es-CO"/>
        </w:rPr>
        <w:t xml:space="preserve"> Anaconda Web </w:t>
      </w:r>
      <w:r w:rsidRPr="000E3636">
        <w:rPr>
          <w:rFonts w:ascii="Cambria" w:eastAsia="Calibri" w:hAnsi="Cambria" w:cstheme="minorHAnsi"/>
          <w:szCs w:val="22"/>
          <w:lang w:val="es-CO"/>
        </w:rPr>
        <w:t>en la comprensión de sus obligaciones en la retención de documentos electrónicos, incluidos correos electrónicos, archivos web, archivos de texto, archivos de sonido y películas, documentos PDF y todos los archivos de Microsoft Office u otros archivos formateados.</w:t>
      </w:r>
    </w:p>
    <w:p w14:paraId="573B2520" w14:textId="77777777" w:rsidR="00EB5676" w:rsidRPr="000E3636" w:rsidRDefault="00EB5676" w:rsidP="00EB5676">
      <w:pPr>
        <w:pStyle w:val="Ttulo1"/>
        <w:numPr>
          <w:ilvl w:val="0"/>
          <w:numId w:val="5"/>
        </w:numPr>
        <w:ind w:left="432" w:hanging="432"/>
        <w:rPr>
          <w:rFonts w:ascii="Cambria" w:hAnsi="Cambria"/>
          <w:sz w:val="22"/>
          <w:szCs w:val="22"/>
          <w:lang w:val="es-CO"/>
        </w:rPr>
      </w:pPr>
      <w:bookmarkStart w:id="2" w:name="_Toc61904248"/>
      <w:r w:rsidRPr="000E3636">
        <w:rPr>
          <w:rFonts w:ascii="Cambria" w:hAnsi="Cambria"/>
          <w:sz w:val="22"/>
          <w:szCs w:val="22"/>
          <w:lang w:val="es-CO"/>
        </w:rPr>
        <w:t>Alcance</w:t>
      </w:r>
      <w:bookmarkEnd w:id="2"/>
    </w:p>
    <w:p w14:paraId="130C2E98" w14:textId="77777777" w:rsidR="00EB5676" w:rsidRPr="000E3636" w:rsidRDefault="00EB5676" w:rsidP="00EB5676">
      <w:pPr>
        <w:jc w:val="both"/>
        <w:rPr>
          <w:rFonts w:ascii="Cambria" w:hAnsi="Cambria" w:cstheme="minorHAnsi"/>
          <w:szCs w:val="22"/>
          <w:lang w:val="es-CO"/>
        </w:rPr>
      </w:pPr>
      <w:bookmarkStart w:id="3" w:name="_Toc466894336"/>
      <w:r w:rsidRPr="000E3636">
        <w:rPr>
          <w:rFonts w:ascii="Cambria" w:hAnsi="Cambria" w:cstheme="minorHAnsi"/>
          <w:szCs w:val="22"/>
          <w:lang w:val="es-CO"/>
        </w:rPr>
        <w:t xml:space="preserve">Esta política se aplica a todos </w:t>
      </w:r>
      <w:r w:rsidRPr="000E3636">
        <w:rPr>
          <w:rFonts w:ascii="Cambria" w:eastAsia="MS Mincho" w:hAnsi="Cambria" w:cstheme="minorHAnsi"/>
          <w:szCs w:val="22"/>
          <w:lang w:val="es-CO"/>
        </w:rPr>
        <w:t xml:space="preserve">los </w:t>
      </w:r>
      <w:r w:rsidRPr="000E3636">
        <w:rPr>
          <w:rFonts w:ascii="Cambria" w:hAnsi="Cambria" w:cstheme="minorHAnsi"/>
          <w:szCs w:val="22"/>
          <w:lang w:val="es-CO"/>
        </w:rPr>
        <w:t>empleados y cualquier otra persona que utilice cualquier forma de</w:t>
      </w:r>
      <w:r w:rsidRPr="000E3636">
        <w:rPr>
          <w:rFonts w:ascii="Cambria" w:eastAsia="MS Mincho" w:hAnsi="Cambria" w:cstheme="minorHAnsi"/>
          <w:szCs w:val="22"/>
          <w:lang w:val="es-CO"/>
        </w:rPr>
        <w:t xml:space="preserve"> </w:t>
      </w:r>
      <w:r w:rsidRPr="000E3636">
        <w:rPr>
          <w:rFonts w:ascii="Cambria" w:hAnsi="Cambria" w:cstheme="minorHAnsi"/>
          <w:szCs w:val="22"/>
          <w:lang w:val="es-CO"/>
        </w:rPr>
        <w:t>tecnología, teniendo o no   la responsabilidad de la información institucional almacenada en un formato alternativo, como el papel.</w:t>
      </w:r>
    </w:p>
    <w:p w14:paraId="55643B42" w14:textId="77777777" w:rsidR="00EB5676" w:rsidRPr="000E3636" w:rsidRDefault="00EB5676" w:rsidP="00EB5676">
      <w:pPr>
        <w:jc w:val="both"/>
        <w:rPr>
          <w:rFonts w:ascii="Cambria" w:hAnsi="Cambria" w:cstheme="minorHAnsi"/>
          <w:szCs w:val="22"/>
          <w:lang w:val="es-CO"/>
        </w:rPr>
      </w:pPr>
      <w:r w:rsidRPr="000E3636">
        <w:rPr>
          <w:rFonts w:ascii="Cambria" w:hAnsi="Cambria" w:cstheme="minorHAnsi"/>
          <w:szCs w:val="22"/>
          <w:lang w:val="es-CO"/>
        </w:rPr>
        <w:t>Esta política cubre cualquier papel, medios de almacenamiento extraíbles y cualquier dispositivo informático que contenga o muestre</w:t>
      </w:r>
      <w:r w:rsidRPr="000E3636">
        <w:rPr>
          <w:rFonts w:ascii="Cambria" w:eastAsia="MS Mincho" w:hAnsi="Cambria" w:cstheme="minorHAnsi"/>
          <w:szCs w:val="22"/>
          <w:lang w:val="es-CO"/>
        </w:rPr>
        <w:t xml:space="preserve"> </w:t>
      </w:r>
      <w:r w:rsidRPr="000E3636">
        <w:rPr>
          <w:rFonts w:ascii="Cambria" w:hAnsi="Cambria" w:cstheme="minorHAnsi"/>
          <w:szCs w:val="22"/>
          <w:lang w:val="es-CO"/>
        </w:rPr>
        <w:t>independientemente de la ubicación.</w:t>
      </w:r>
    </w:p>
    <w:p w14:paraId="01423C1B" w14:textId="77777777" w:rsidR="00EB5676" w:rsidRPr="000E3636" w:rsidRDefault="00EB5676" w:rsidP="00EB5676">
      <w:pPr>
        <w:pStyle w:val="Ttulo1"/>
        <w:numPr>
          <w:ilvl w:val="0"/>
          <w:numId w:val="5"/>
        </w:numPr>
        <w:ind w:left="432" w:hanging="432"/>
        <w:rPr>
          <w:rFonts w:ascii="Cambria" w:hAnsi="Cambria"/>
          <w:sz w:val="22"/>
          <w:szCs w:val="22"/>
          <w:lang w:val="es-CO"/>
        </w:rPr>
      </w:pPr>
      <w:bookmarkStart w:id="4" w:name="_Toc61904249"/>
      <w:r w:rsidRPr="000E3636">
        <w:rPr>
          <w:rFonts w:ascii="Cambria" w:hAnsi="Cambria"/>
          <w:sz w:val="22"/>
          <w:szCs w:val="22"/>
          <w:lang w:val="es-CO"/>
        </w:rPr>
        <w:t>Referencias</w:t>
      </w:r>
      <w:bookmarkEnd w:id="3"/>
      <w:bookmarkEnd w:id="4"/>
    </w:p>
    <w:tbl>
      <w:tblPr>
        <w:tblStyle w:val="Tablaconcuadrcula"/>
        <w:tblW w:w="9090" w:type="dxa"/>
        <w:tblLayout w:type="fixed"/>
        <w:tblLook w:val="04A0" w:firstRow="1" w:lastRow="0" w:firstColumn="1" w:lastColumn="0" w:noHBand="0" w:noVBand="1"/>
      </w:tblPr>
      <w:tblGrid>
        <w:gridCol w:w="1556"/>
        <w:gridCol w:w="3662"/>
        <w:gridCol w:w="3872"/>
      </w:tblGrid>
      <w:tr w:rsidR="000E3636" w:rsidRPr="000E3636" w14:paraId="2BE667D1" w14:textId="77777777" w:rsidTr="00202606">
        <w:tc>
          <w:tcPr>
            <w:tcW w:w="155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5088537" w14:textId="77777777" w:rsidR="00EB5676" w:rsidRPr="000E3636" w:rsidRDefault="00EB5676" w:rsidP="00202606">
            <w:pPr>
              <w:pStyle w:val="TableText"/>
              <w:keepNext/>
              <w:jc w:val="both"/>
              <w:rPr>
                <w:rFonts w:ascii="Cambria" w:hAnsi="Cambria" w:cstheme="minorHAnsi"/>
                <w:b/>
                <w:sz w:val="22"/>
                <w:szCs w:val="22"/>
                <w:lang w:val="es-CO"/>
              </w:rPr>
            </w:pPr>
            <w:r w:rsidRPr="000E3636">
              <w:rPr>
                <w:rFonts w:ascii="Cambria" w:hAnsi="Cambria" w:cstheme="minorHAnsi"/>
                <w:b/>
                <w:sz w:val="22"/>
                <w:szCs w:val="22"/>
                <w:lang w:val="es-CO"/>
              </w:rPr>
              <w:t>Estándar</w:t>
            </w:r>
          </w:p>
        </w:tc>
        <w:tc>
          <w:tcPr>
            <w:tcW w:w="36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2EB6BAC" w14:textId="77777777" w:rsidR="00EB5676" w:rsidRPr="000E3636" w:rsidRDefault="00EB5676" w:rsidP="00202606">
            <w:pPr>
              <w:pStyle w:val="TableText"/>
              <w:keepNext/>
              <w:jc w:val="both"/>
              <w:rPr>
                <w:rFonts w:ascii="Cambria" w:hAnsi="Cambria" w:cstheme="minorHAnsi"/>
                <w:b/>
                <w:sz w:val="22"/>
                <w:szCs w:val="22"/>
                <w:lang w:val="es-CO"/>
              </w:rPr>
            </w:pPr>
            <w:r w:rsidRPr="000E3636">
              <w:rPr>
                <w:rFonts w:ascii="Cambria" w:hAnsi="Cambria" w:cstheme="minorHAnsi"/>
                <w:b/>
                <w:sz w:val="22"/>
                <w:szCs w:val="22"/>
                <w:lang w:val="es-CO"/>
              </w:rPr>
              <w:t>Título</w:t>
            </w:r>
          </w:p>
        </w:tc>
        <w:tc>
          <w:tcPr>
            <w:tcW w:w="387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C8E5882" w14:textId="77777777" w:rsidR="00EB5676" w:rsidRPr="000E3636" w:rsidRDefault="00EB5676" w:rsidP="00202606">
            <w:pPr>
              <w:pStyle w:val="TableText"/>
              <w:keepNext/>
              <w:jc w:val="both"/>
              <w:rPr>
                <w:rFonts w:ascii="Cambria" w:hAnsi="Cambria" w:cstheme="minorHAnsi"/>
                <w:b/>
                <w:sz w:val="22"/>
                <w:szCs w:val="22"/>
                <w:lang w:val="es-CO"/>
              </w:rPr>
            </w:pPr>
            <w:r w:rsidRPr="000E3636">
              <w:rPr>
                <w:rFonts w:ascii="Cambria" w:hAnsi="Cambria" w:cstheme="minorHAnsi"/>
                <w:b/>
                <w:sz w:val="22"/>
                <w:szCs w:val="22"/>
                <w:lang w:val="es-CO"/>
              </w:rPr>
              <w:t>Descripción</w:t>
            </w:r>
          </w:p>
        </w:tc>
      </w:tr>
      <w:tr w:rsidR="000E3636" w:rsidRPr="000E3636" w14:paraId="21476763" w14:textId="77777777" w:rsidTr="00202606">
        <w:tc>
          <w:tcPr>
            <w:tcW w:w="1556" w:type="dxa"/>
            <w:tcBorders>
              <w:top w:val="single" w:sz="4" w:space="0" w:color="000000"/>
              <w:left w:val="single" w:sz="4" w:space="0" w:color="000000"/>
              <w:bottom w:val="single" w:sz="4" w:space="0" w:color="000000"/>
              <w:right w:val="single" w:sz="4" w:space="0" w:color="000000"/>
            </w:tcBorders>
            <w:hideMark/>
          </w:tcPr>
          <w:p w14:paraId="412988AE"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ISO 27000:2022</w:t>
            </w:r>
          </w:p>
        </w:tc>
        <w:tc>
          <w:tcPr>
            <w:tcW w:w="3662" w:type="dxa"/>
            <w:tcBorders>
              <w:top w:val="single" w:sz="4" w:space="0" w:color="000000"/>
              <w:left w:val="single" w:sz="4" w:space="0" w:color="000000"/>
              <w:bottom w:val="single" w:sz="4" w:space="0" w:color="000000"/>
              <w:right w:val="single" w:sz="4" w:space="0" w:color="000000"/>
            </w:tcBorders>
            <w:hideMark/>
          </w:tcPr>
          <w:p w14:paraId="716D472F"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Sistemas de gestión de la seguridad de la información</w:t>
            </w:r>
          </w:p>
        </w:tc>
        <w:tc>
          <w:tcPr>
            <w:tcW w:w="3872" w:type="dxa"/>
            <w:tcBorders>
              <w:top w:val="single" w:sz="4" w:space="0" w:color="000000"/>
              <w:left w:val="single" w:sz="4" w:space="0" w:color="000000"/>
              <w:bottom w:val="single" w:sz="4" w:space="0" w:color="000000"/>
              <w:right w:val="single" w:sz="4" w:space="0" w:color="000000"/>
            </w:tcBorders>
            <w:hideMark/>
          </w:tcPr>
          <w:p w14:paraId="0850DD53"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Resumen y vocabulario</w:t>
            </w:r>
          </w:p>
        </w:tc>
      </w:tr>
      <w:tr w:rsidR="000E3636" w:rsidRPr="000E3636" w14:paraId="34FDE14F" w14:textId="77777777" w:rsidTr="00202606">
        <w:tc>
          <w:tcPr>
            <w:tcW w:w="1556" w:type="dxa"/>
            <w:tcBorders>
              <w:top w:val="single" w:sz="4" w:space="0" w:color="000000"/>
              <w:left w:val="single" w:sz="4" w:space="0" w:color="000000"/>
              <w:bottom w:val="single" w:sz="4" w:space="0" w:color="000000"/>
              <w:right w:val="single" w:sz="4" w:space="0" w:color="000000"/>
            </w:tcBorders>
            <w:hideMark/>
          </w:tcPr>
          <w:p w14:paraId="4B55F736"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ISO 27001:2022</w:t>
            </w:r>
          </w:p>
        </w:tc>
        <w:tc>
          <w:tcPr>
            <w:tcW w:w="3662" w:type="dxa"/>
            <w:tcBorders>
              <w:top w:val="single" w:sz="4" w:space="0" w:color="000000"/>
              <w:left w:val="single" w:sz="4" w:space="0" w:color="000000"/>
              <w:bottom w:val="single" w:sz="4" w:space="0" w:color="000000"/>
              <w:right w:val="single" w:sz="4" w:space="0" w:color="000000"/>
            </w:tcBorders>
            <w:hideMark/>
          </w:tcPr>
          <w:p w14:paraId="3BF9BFF0"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Sistemas de gestión de la seguridad de la información</w:t>
            </w:r>
          </w:p>
        </w:tc>
        <w:tc>
          <w:tcPr>
            <w:tcW w:w="3872" w:type="dxa"/>
            <w:tcBorders>
              <w:top w:val="single" w:sz="4" w:space="0" w:color="000000"/>
              <w:left w:val="single" w:sz="4" w:space="0" w:color="000000"/>
              <w:bottom w:val="single" w:sz="4" w:space="0" w:color="000000"/>
              <w:right w:val="single" w:sz="4" w:space="0" w:color="000000"/>
            </w:tcBorders>
            <w:hideMark/>
          </w:tcPr>
          <w:p w14:paraId="7745348C"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Requisitos</w:t>
            </w:r>
          </w:p>
        </w:tc>
      </w:tr>
      <w:tr w:rsidR="000E3636" w:rsidRPr="000E3636" w14:paraId="3C7C6809" w14:textId="77777777" w:rsidTr="00202606">
        <w:tc>
          <w:tcPr>
            <w:tcW w:w="1556" w:type="dxa"/>
            <w:tcBorders>
              <w:top w:val="single" w:sz="4" w:space="0" w:color="000000"/>
              <w:left w:val="single" w:sz="4" w:space="0" w:color="000000"/>
              <w:bottom w:val="single" w:sz="4" w:space="0" w:color="000000"/>
              <w:right w:val="single" w:sz="4" w:space="0" w:color="000000"/>
            </w:tcBorders>
            <w:hideMark/>
          </w:tcPr>
          <w:p w14:paraId="0AB976AF"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ISO 27002:2022</w:t>
            </w:r>
          </w:p>
        </w:tc>
        <w:tc>
          <w:tcPr>
            <w:tcW w:w="3662" w:type="dxa"/>
            <w:tcBorders>
              <w:top w:val="single" w:sz="4" w:space="0" w:color="000000"/>
              <w:left w:val="single" w:sz="4" w:space="0" w:color="000000"/>
              <w:bottom w:val="single" w:sz="4" w:space="0" w:color="000000"/>
              <w:right w:val="single" w:sz="4" w:space="0" w:color="000000"/>
            </w:tcBorders>
            <w:hideMark/>
          </w:tcPr>
          <w:p w14:paraId="080AC908"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Tecnología de la información - técnicas de seguridad</w:t>
            </w:r>
          </w:p>
        </w:tc>
        <w:tc>
          <w:tcPr>
            <w:tcW w:w="3872" w:type="dxa"/>
            <w:tcBorders>
              <w:top w:val="single" w:sz="4" w:space="0" w:color="000000"/>
              <w:left w:val="single" w:sz="4" w:space="0" w:color="000000"/>
              <w:bottom w:val="single" w:sz="4" w:space="0" w:color="000000"/>
              <w:right w:val="single" w:sz="4" w:space="0" w:color="000000"/>
            </w:tcBorders>
            <w:hideMark/>
          </w:tcPr>
          <w:p w14:paraId="20CEE6E3" w14:textId="77777777" w:rsidR="00EB5676" w:rsidRPr="000E3636" w:rsidRDefault="00EB5676" w:rsidP="00202606">
            <w:pPr>
              <w:pStyle w:val="TableText"/>
              <w:jc w:val="both"/>
              <w:rPr>
                <w:rFonts w:ascii="Cambria" w:hAnsi="Cambria" w:cstheme="minorHAnsi"/>
                <w:sz w:val="22"/>
                <w:szCs w:val="22"/>
                <w:lang w:val="es-CO"/>
              </w:rPr>
            </w:pPr>
            <w:r w:rsidRPr="000E3636">
              <w:rPr>
                <w:rFonts w:ascii="Cambria" w:hAnsi="Cambria" w:cstheme="minorHAnsi"/>
                <w:sz w:val="22"/>
                <w:szCs w:val="22"/>
                <w:lang w:val="es-CO"/>
              </w:rPr>
              <w:t>Código de práctica para los controles de seguridad de la información</w:t>
            </w:r>
          </w:p>
        </w:tc>
      </w:tr>
    </w:tbl>
    <w:p w14:paraId="0BAFE562" w14:textId="77777777" w:rsidR="00EB5676" w:rsidRPr="000E3636" w:rsidRDefault="00EB5676" w:rsidP="00EB5676">
      <w:pPr>
        <w:pStyle w:val="Ttulo1"/>
        <w:numPr>
          <w:ilvl w:val="0"/>
          <w:numId w:val="5"/>
        </w:numPr>
        <w:ind w:left="432" w:hanging="432"/>
        <w:rPr>
          <w:rFonts w:ascii="Cambria" w:hAnsi="Cambria"/>
          <w:sz w:val="22"/>
          <w:szCs w:val="22"/>
          <w:lang w:val="es-CO"/>
        </w:rPr>
      </w:pPr>
      <w:bookmarkStart w:id="5" w:name="_Toc466894337"/>
      <w:bookmarkStart w:id="6" w:name="_Toc61904250"/>
      <w:r w:rsidRPr="000E3636">
        <w:rPr>
          <w:rFonts w:ascii="Cambria" w:hAnsi="Cambria"/>
          <w:sz w:val="22"/>
          <w:szCs w:val="22"/>
          <w:lang w:val="es-CO"/>
        </w:rPr>
        <w:t>Términos y definiciones</w:t>
      </w:r>
      <w:bookmarkEnd w:id="5"/>
      <w:bookmarkEnd w:id="6"/>
    </w:p>
    <w:tbl>
      <w:tblPr>
        <w:tblStyle w:val="Tablaconcuadrcula"/>
        <w:tblW w:w="0" w:type="auto"/>
        <w:tblInd w:w="18" w:type="dxa"/>
        <w:tblLook w:val="04A0" w:firstRow="1" w:lastRow="0" w:firstColumn="1" w:lastColumn="0" w:noHBand="0" w:noVBand="1"/>
      </w:tblPr>
      <w:tblGrid>
        <w:gridCol w:w="2180"/>
        <w:gridCol w:w="6818"/>
      </w:tblGrid>
      <w:tr w:rsidR="000E3636" w:rsidRPr="000E3636" w14:paraId="186C286C" w14:textId="77777777" w:rsidTr="00202606">
        <w:trPr>
          <w:trHeight w:val="188"/>
        </w:trPr>
        <w:tc>
          <w:tcPr>
            <w:tcW w:w="2191" w:type="dxa"/>
            <w:shd w:val="clear" w:color="auto" w:fill="F2F2F2" w:themeFill="background1" w:themeFillShade="F2"/>
          </w:tcPr>
          <w:p w14:paraId="75FF9858" w14:textId="77777777" w:rsidR="00EB5676" w:rsidRPr="000E3636" w:rsidRDefault="00EB5676" w:rsidP="00202606">
            <w:pPr>
              <w:jc w:val="both"/>
              <w:rPr>
                <w:rFonts w:ascii="Cambria" w:hAnsi="Cambria" w:cstheme="minorHAnsi"/>
                <w:b/>
                <w:szCs w:val="22"/>
                <w:lang w:val="es-CO"/>
              </w:rPr>
            </w:pPr>
            <w:r w:rsidRPr="000E3636">
              <w:rPr>
                <w:rFonts w:ascii="Cambria" w:hAnsi="Cambria" w:cstheme="minorHAnsi"/>
                <w:b/>
                <w:szCs w:val="22"/>
                <w:lang w:val="es-CO"/>
              </w:rPr>
              <w:t>Abreviatura / Término</w:t>
            </w:r>
          </w:p>
        </w:tc>
        <w:tc>
          <w:tcPr>
            <w:tcW w:w="6899" w:type="dxa"/>
            <w:shd w:val="clear" w:color="auto" w:fill="F2F2F2" w:themeFill="background1" w:themeFillShade="F2"/>
          </w:tcPr>
          <w:p w14:paraId="69846D90" w14:textId="77777777" w:rsidR="00EB5676" w:rsidRPr="000E3636" w:rsidRDefault="00EB5676" w:rsidP="00202606">
            <w:pPr>
              <w:jc w:val="both"/>
              <w:rPr>
                <w:rFonts w:ascii="Cambria" w:hAnsi="Cambria" w:cstheme="minorHAnsi"/>
                <w:b/>
                <w:szCs w:val="22"/>
                <w:lang w:val="es-CO"/>
              </w:rPr>
            </w:pPr>
            <w:r w:rsidRPr="000E3636">
              <w:rPr>
                <w:rFonts w:ascii="Cambria" w:hAnsi="Cambria" w:cstheme="minorHAnsi"/>
                <w:b/>
                <w:szCs w:val="22"/>
                <w:lang w:val="es-CO"/>
              </w:rPr>
              <w:t>Significado / Definición</w:t>
            </w:r>
          </w:p>
        </w:tc>
      </w:tr>
      <w:tr w:rsidR="000E3636" w:rsidRPr="000E3636" w14:paraId="275FF164" w14:textId="77777777" w:rsidTr="00202606">
        <w:tc>
          <w:tcPr>
            <w:tcW w:w="2191" w:type="dxa"/>
            <w:vAlign w:val="center"/>
          </w:tcPr>
          <w:p w14:paraId="08577B6C"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ES</w:t>
            </w:r>
          </w:p>
        </w:tc>
        <w:tc>
          <w:tcPr>
            <w:tcW w:w="6899" w:type="dxa"/>
            <w:vAlign w:val="center"/>
          </w:tcPr>
          <w:p w14:paraId="1F269CF4"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Sistema de información</w:t>
            </w:r>
          </w:p>
        </w:tc>
      </w:tr>
      <w:tr w:rsidR="000E3636" w:rsidRPr="000E3636" w14:paraId="176FAFA3" w14:textId="77777777" w:rsidTr="00202606">
        <w:tc>
          <w:tcPr>
            <w:tcW w:w="2191" w:type="dxa"/>
            <w:vAlign w:val="center"/>
          </w:tcPr>
          <w:p w14:paraId="26BC5E60"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ESO</w:t>
            </w:r>
          </w:p>
        </w:tc>
        <w:tc>
          <w:tcPr>
            <w:tcW w:w="6899" w:type="dxa"/>
            <w:vAlign w:val="center"/>
          </w:tcPr>
          <w:p w14:paraId="237D4292"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Tecnologías de la información</w:t>
            </w:r>
          </w:p>
        </w:tc>
      </w:tr>
      <w:tr w:rsidR="000E3636" w:rsidRPr="000E3636" w14:paraId="4B409DCD" w14:textId="77777777" w:rsidTr="00202606">
        <w:tc>
          <w:tcPr>
            <w:tcW w:w="2191" w:type="dxa"/>
            <w:vAlign w:val="center"/>
          </w:tcPr>
          <w:p w14:paraId="32B1B677"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KPI</w:t>
            </w:r>
          </w:p>
        </w:tc>
        <w:tc>
          <w:tcPr>
            <w:tcW w:w="6899" w:type="dxa"/>
            <w:vAlign w:val="center"/>
          </w:tcPr>
          <w:p w14:paraId="66B1BA2F"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Indicadores clave de rendimiento</w:t>
            </w:r>
          </w:p>
        </w:tc>
      </w:tr>
      <w:tr w:rsidR="000E3636" w:rsidRPr="000E3636" w14:paraId="55EAF768" w14:textId="77777777" w:rsidTr="00202606">
        <w:tc>
          <w:tcPr>
            <w:tcW w:w="2191" w:type="dxa"/>
            <w:vAlign w:val="center"/>
          </w:tcPr>
          <w:p w14:paraId="08F29D90"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SEMBRAR</w:t>
            </w:r>
          </w:p>
        </w:tc>
        <w:tc>
          <w:tcPr>
            <w:tcW w:w="6899" w:type="dxa"/>
            <w:vAlign w:val="center"/>
          </w:tcPr>
          <w:p w14:paraId="5E9359DA"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Declaración de trabajo</w:t>
            </w:r>
          </w:p>
        </w:tc>
      </w:tr>
      <w:tr w:rsidR="000E3636" w:rsidRPr="000E3636" w14:paraId="2C605543" w14:textId="77777777" w:rsidTr="00202606">
        <w:tc>
          <w:tcPr>
            <w:tcW w:w="2191" w:type="dxa"/>
            <w:vAlign w:val="center"/>
          </w:tcPr>
          <w:p w14:paraId="32222A3F"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bCs/>
                <w:szCs w:val="22"/>
                <w:lang w:val="es-CO"/>
              </w:rPr>
              <w:t>Personal</w:t>
            </w:r>
          </w:p>
        </w:tc>
        <w:tc>
          <w:tcPr>
            <w:tcW w:w="6899" w:type="dxa"/>
            <w:vAlign w:val="center"/>
          </w:tcPr>
          <w:p w14:paraId="63BB8814"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szCs w:val="22"/>
                <w:lang w:val="es-CO"/>
              </w:rPr>
              <w:t>Todos los que trabajan bajo la Empresa Anaconda Web incluyendo control, incluyendo empleados, contratistas, pasantes, etc.</w:t>
            </w:r>
          </w:p>
        </w:tc>
      </w:tr>
      <w:tr w:rsidR="000E3636" w:rsidRPr="000E3636" w14:paraId="4B5CDFAC" w14:textId="77777777" w:rsidTr="00202606">
        <w:tc>
          <w:tcPr>
            <w:tcW w:w="2191" w:type="dxa"/>
            <w:vAlign w:val="center"/>
          </w:tcPr>
          <w:p w14:paraId="06B3B7B2" w14:textId="77777777" w:rsidR="00EB5676" w:rsidRPr="000E3636" w:rsidRDefault="00EB5676" w:rsidP="00202606">
            <w:pPr>
              <w:jc w:val="both"/>
              <w:rPr>
                <w:rFonts w:ascii="Cambria" w:hAnsi="Cambria" w:cstheme="minorHAnsi"/>
                <w:bCs/>
                <w:szCs w:val="22"/>
                <w:lang w:val="es-CO"/>
              </w:rPr>
            </w:pPr>
            <w:r w:rsidRPr="000E3636">
              <w:rPr>
                <w:rFonts w:ascii="Cambria" w:hAnsi="Cambria" w:cstheme="minorHAnsi"/>
                <w:szCs w:val="22"/>
                <w:lang w:val="es-CO"/>
              </w:rPr>
              <w:t>obligaciones de cumplimiento</w:t>
            </w:r>
          </w:p>
        </w:tc>
        <w:tc>
          <w:tcPr>
            <w:tcW w:w="6899" w:type="dxa"/>
            <w:vAlign w:val="center"/>
          </w:tcPr>
          <w:p w14:paraId="379ADEAA"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Obligaciones de seguridad de la información bajo la ley, regulación, contrato e ISO 27001</w:t>
            </w:r>
          </w:p>
        </w:tc>
      </w:tr>
      <w:tr w:rsidR="000E3636" w:rsidRPr="000E3636" w14:paraId="61F43D6E" w14:textId="77777777" w:rsidTr="00202606">
        <w:tc>
          <w:tcPr>
            <w:tcW w:w="2191" w:type="dxa"/>
            <w:vAlign w:val="center"/>
          </w:tcPr>
          <w:p w14:paraId="44FDA100"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activos de información</w:t>
            </w:r>
          </w:p>
        </w:tc>
        <w:tc>
          <w:tcPr>
            <w:tcW w:w="6899" w:type="dxa"/>
            <w:vAlign w:val="center"/>
          </w:tcPr>
          <w:p w14:paraId="51165CD5" w14:textId="77777777" w:rsidR="00EB5676" w:rsidRPr="000E3636" w:rsidRDefault="00EB5676" w:rsidP="00202606">
            <w:pPr>
              <w:jc w:val="both"/>
              <w:rPr>
                <w:rFonts w:ascii="Cambria" w:eastAsia="MS Mincho" w:hAnsi="Cambria" w:cstheme="minorHAnsi"/>
                <w:szCs w:val="22"/>
                <w:lang w:val="es-CO"/>
              </w:rPr>
            </w:pPr>
            <w:r w:rsidRPr="000E3636">
              <w:rPr>
                <w:rFonts w:ascii="Cambria" w:hAnsi="Cambria" w:cstheme="minorHAnsi"/>
                <w:szCs w:val="22"/>
                <w:lang w:val="es-CO"/>
              </w:rPr>
              <w:t>Incluir información, activos de información y sistemas de información.</w:t>
            </w:r>
          </w:p>
        </w:tc>
      </w:tr>
      <w:tr w:rsidR="000E3636" w:rsidRPr="000E3636" w14:paraId="512502BE" w14:textId="77777777" w:rsidTr="00202606">
        <w:tc>
          <w:tcPr>
            <w:tcW w:w="2191" w:type="dxa"/>
            <w:vAlign w:val="center"/>
          </w:tcPr>
          <w:p w14:paraId="71E58DEF"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seguridad de información</w:t>
            </w:r>
          </w:p>
        </w:tc>
        <w:tc>
          <w:tcPr>
            <w:tcW w:w="6899" w:type="dxa"/>
            <w:vAlign w:val="center"/>
          </w:tcPr>
          <w:p w14:paraId="0E82F606"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 xml:space="preserve">Preservación de la confidencialidad, integridad y disponibilidad de la información de &lt;Nombre Corto&gt;. Dependiendo de las circunstancias, la </w:t>
            </w:r>
            <w:r w:rsidRPr="000E3636">
              <w:rPr>
                <w:rFonts w:ascii="Cambria" w:hAnsi="Cambria" w:cstheme="minorHAnsi"/>
                <w:szCs w:val="22"/>
                <w:lang w:val="es-CO"/>
              </w:rPr>
              <w:lastRenderedPageBreak/>
              <w:t>"seguridad de la información" también puede incluir la autenticidad, responsabilidad, no repudio y confiabilidad de</w:t>
            </w:r>
            <w:r w:rsidRPr="000E3636">
              <w:rPr>
                <w:rFonts w:ascii="Cambria" w:eastAsia="MS Mincho" w:hAnsi="Cambria" w:cstheme="minorHAnsi"/>
                <w:szCs w:val="22"/>
                <w:lang w:val="es-CO"/>
              </w:rPr>
              <w:t xml:space="preserve"> </w:t>
            </w:r>
            <w:r w:rsidRPr="000E3636">
              <w:rPr>
                <w:rFonts w:ascii="Cambria" w:hAnsi="Cambria" w:cstheme="minorHAnsi"/>
                <w:szCs w:val="22"/>
                <w:lang w:val="es-CO"/>
              </w:rPr>
              <w:t>información.</w:t>
            </w:r>
          </w:p>
        </w:tc>
      </w:tr>
      <w:tr w:rsidR="000E3636" w:rsidRPr="000E3636" w14:paraId="34F7AFE4" w14:textId="77777777" w:rsidTr="00202606">
        <w:tc>
          <w:tcPr>
            <w:tcW w:w="2191" w:type="dxa"/>
            <w:vAlign w:val="center"/>
          </w:tcPr>
          <w:p w14:paraId="13E72691"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riesgo de información</w:t>
            </w:r>
          </w:p>
        </w:tc>
        <w:tc>
          <w:tcPr>
            <w:tcW w:w="6899" w:type="dxa"/>
            <w:vAlign w:val="center"/>
          </w:tcPr>
          <w:p w14:paraId="25BF3F9A"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Riesgo o riesgos para la seguridad de</w:t>
            </w:r>
            <w:r w:rsidRPr="000E3636">
              <w:rPr>
                <w:rFonts w:ascii="Cambria" w:eastAsia="MS Mincho" w:hAnsi="Cambria" w:cstheme="minorHAnsi"/>
                <w:szCs w:val="22"/>
                <w:lang w:val="es-CO"/>
              </w:rPr>
              <w:t xml:space="preserve"> </w:t>
            </w:r>
            <w:r w:rsidRPr="000E3636">
              <w:rPr>
                <w:rFonts w:ascii="Cambria" w:hAnsi="Cambria" w:cstheme="minorHAnsi"/>
                <w:szCs w:val="22"/>
                <w:lang w:val="es-CO"/>
              </w:rPr>
              <w:t>información</w:t>
            </w:r>
          </w:p>
        </w:tc>
      </w:tr>
      <w:tr w:rsidR="000E3636" w:rsidRPr="000E3636" w14:paraId="53EECE83" w14:textId="77777777" w:rsidTr="00202606">
        <w:tc>
          <w:tcPr>
            <w:tcW w:w="2191" w:type="dxa"/>
            <w:vAlign w:val="center"/>
          </w:tcPr>
          <w:p w14:paraId="1D239978"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Personal y usuarios</w:t>
            </w:r>
          </w:p>
        </w:tc>
        <w:tc>
          <w:tcPr>
            <w:tcW w:w="6899" w:type="dxa"/>
            <w:vAlign w:val="center"/>
          </w:tcPr>
          <w:p w14:paraId="79C349B0"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Todos aquellos que trabajan bajo nuestro control, incluidos empleados, contratistas, pasantes, etc.</w:t>
            </w:r>
          </w:p>
        </w:tc>
      </w:tr>
      <w:tr w:rsidR="000E3636" w:rsidRPr="000E3636" w14:paraId="33C7A1F6" w14:textId="77777777" w:rsidTr="00202606">
        <w:tc>
          <w:tcPr>
            <w:tcW w:w="2191" w:type="dxa"/>
            <w:vAlign w:val="center"/>
          </w:tcPr>
          <w:p w14:paraId="0B754EE3"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ordenador personal</w:t>
            </w:r>
          </w:p>
        </w:tc>
        <w:tc>
          <w:tcPr>
            <w:tcW w:w="6899" w:type="dxa"/>
            <w:vAlign w:val="center"/>
          </w:tcPr>
          <w:p w14:paraId="2E5FFF08"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Computadora personal</w:t>
            </w:r>
          </w:p>
        </w:tc>
      </w:tr>
      <w:tr w:rsidR="000E3636" w:rsidRPr="000E3636" w14:paraId="49F43D05" w14:textId="77777777" w:rsidTr="00202606">
        <w:tc>
          <w:tcPr>
            <w:tcW w:w="2191" w:type="dxa"/>
            <w:vAlign w:val="center"/>
          </w:tcPr>
          <w:p w14:paraId="0C9D1BDC"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Pantalla</w:t>
            </w:r>
          </w:p>
        </w:tc>
        <w:tc>
          <w:tcPr>
            <w:tcW w:w="6899" w:type="dxa"/>
            <w:vAlign w:val="center"/>
          </w:tcPr>
          <w:p w14:paraId="024270F6"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La parte de visualización de cualquier dispositivo informático.</w:t>
            </w:r>
          </w:p>
        </w:tc>
      </w:tr>
      <w:tr w:rsidR="000E3636" w:rsidRPr="000E3636" w14:paraId="07E1BDC7" w14:textId="77777777" w:rsidTr="00202606">
        <w:tc>
          <w:tcPr>
            <w:tcW w:w="2191" w:type="dxa"/>
            <w:vAlign w:val="center"/>
          </w:tcPr>
          <w:p w14:paraId="39D5D6BD"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Área pública</w:t>
            </w:r>
          </w:p>
        </w:tc>
        <w:tc>
          <w:tcPr>
            <w:tcW w:w="6899" w:type="dxa"/>
            <w:vAlign w:val="center"/>
          </w:tcPr>
          <w:p w14:paraId="5B9BED0C"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Ubicación fuera de una oficina departamental donde el público en general tenga libre y fácil acceso al área.</w:t>
            </w:r>
          </w:p>
        </w:tc>
      </w:tr>
      <w:tr w:rsidR="000E3636" w:rsidRPr="000E3636" w14:paraId="1754DBE5" w14:textId="77777777" w:rsidTr="00202606">
        <w:tc>
          <w:tcPr>
            <w:tcW w:w="2191" w:type="dxa"/>
            <w:vAlign w:val="center"/>
          </w:tcPr>
          <w:p w14:paraId="7A3A3BA7"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asegurado</w:t>
            </w:r>
          </w:p>
        </w:tc>
        <w:tc>
          <w:tcPr>
            <w:tcW w:w="6899" w:type="dxa"/>
            <w:vAlign w:val="center"/>
          </w:tcPr>
          <w:p w14:paraId="270F76FF" w14:textId="77777777" w:rsidR="00EB5676" w:rsidRPr="000E3636" w:rsidRDefault="00EB5676" w:rsidP="00202606">
            <w:pPr>
              <w:jc w:val="both"/>
              <w:rPr>
                <w:rFonts w:ascii="Cambria" w:hAnsi="Cambria" w:cstheme="minorHAnsi"/>
                <w:szCs w:val="22"/>
                <w:lang w:val="es-CO"/>
              </w:rPr>
            </w:pPr>
            <w:r w:rsidRPr="000E3636">
              <w:rPr>
                <w:rFonts w:ascii="Cambria" w:hAnsi="Cambria" w:cstheme="minorHAnsi"/>
                <w:szCs w:val="22"/>
                <w:lang w:val="es-CO"/>
              </w:rPr>
              <w:t>Bloquear o impedir de otro modo el acceso a la información, los registros y/o el espacio físico.</w:t>
            </w:r>
          </w:p>
        </w:tc>
      </w:tr>
    </w:tbl>
    <w:p w14:paraId="2D84B011" w14:textId="77777777" w:rsidR="00EB5676" w:rsidRPr="000E3636" w:rsidRDefault="00EB5676" w:rsidP="00EB5676">
      <w:pPr>
        <w:jc w:val="both"/>
        <w:rPr>
          <w:rFonts w:ascii="Cambria" w:hAnsi="Cambria" w:cstheme="minorHAnsi"/>
          <w:szCs w:val="22"/>
          <w:lang w:val="es-CO"/>
        </w:rPr>
      </w:pPr>
    </w:p>
    <w:p w14:paraId="566347C7" w14:textId="77777777" w:rsidR="00EB5676" w:rsidRPr="000E3636" w:rsidRDefault="00EB5676" w:rsidP="00EB5676">
      <w:pPr>
        <w:pStyle w:val="Ttulo1"/>
        <w:numPr>
          <w:ilvl w:val="0"/>
          <w:numId w:val="5"/>
        </w:numPr>
        <w:ind w:left="432" w:hanging="432"/>
        <w:rPr>
          <w:rFonts w:ascii="Cambria" w:hAnsi="Cambria"/>
          <w:sz w:val="22"/>
          <w:szCs w:val="22"/>
          <w:lang w:val="es-CO"/>
        </w:rPr>
      </w:pPr>
      <w:bookmarkStart w:id="7" w:name="_Toc61904251"/>
      <w:r w:rsidRPr="000E3636">
        <w:rPr>
          <w:rFonts w:ascii="Cambria" w:hAnsi="Cambria"/>
          <w:sz w:val="22"/>
          <w:szCs w:val="22"/>
          <w:lang w:val="es-CO"/>
        </w:rPr>
        <w:t>Responsabilidades</w:t>
      </w:r>
      <w:bookmarkEnd w:id="7"/>
    </w:p>
    <w:p w14:paraId="39C581B3" w14:textId="77777777" w:rsidR="00EB5676" w:rsidRPr="000E3636" w:rsidRDefault="00EB5676" w:rsidP="00EB5676">
      <w:pPr>
        <w:jc w:val="both"/>
        <w:rPr>
          <w:rFonts w:ascii="Cambria" w:eastAsia="Calibri" w:hAnsi="Cambria" w:cstheme="minorHAnsi"/>
          <w:szCs w:val="22"/>
          <w:lang w:val="es-CO"/>
        </w:rPr>
      </w:pPr>
      <w:bookmarkStart w:id="8" w:name="_Toc283194689"/>
      <w:bookmarkStart w:id="9" w:name="_Toc295055144"/>
      <w:bookmarkStart w:id="10" w:name="_Toc295071417"/>
      <w:bookmarkStart w:id="11" w:name="_Toc295138515"/>
      <w:bookmarkStart w:id="12" w:name="_Toc295214567"/>
      <w:bookmarkStart w:id="13" w:name="_Toc295405674"/>
      <w:r w:rsidRPr="000E3636">
        <w:rPr>
          <w:rFonts w:ascii="Cambria" w:eastAsia="Calibri" w:hAnsi="Cambria" w:cstheme="minorHAnsi"/>
          <w:szCs w:val="22"/>
          <w:lang w:val="es-CO"/>
        </w:rPr>
        <w:t>Es responsabilidad de todo el personal cumplir con esta política.</w:t>
      </w:r>
    </w:p>
    <w:p w14:paraId="690D72C9" w14:textId="77777777" w:rsidR="00EB5676" w:rsidRPr="000E3636" w:rsidRDefault="00EB5676" w:rsidP="00EB5676">
      <w:pPr>
        <w:pStyle w:val="Ttulo1"/>
        <w:numPr>
          <w:ilvl w:val="0"/>
          <w:numId w:val="5"/>
        </w:numPr>
        <w:ind w:left="432" w:hanging="432"/>
        <w:rPr>
          <w:rFonts w:ascii="Cambria" w:hAnsi="Cambria"/>
          <w:sz w:val="22"/>
          <w:szCs w:val="22"/>
          <w:lang w:val="es-CO"/>
        </w:rPr>
      </w:pPr>
      <w:bookmarkStart w:id="14" w:name="_Toc61904252"/>
      <w:bookmarkEnd w:id="8"/>
      <w:bookmarkEnd w:id="9"/>
      <w:bookmarkEnd w:id="10"/>
      <w:bookmarkEnd w:id="11"/>
      <w:bookmarkEnd w:id="12"/>
      <w:bookmarkEnd w:id="13"/>
      <w:r w:rsidRPr="000E3636">
        <w:rPr>
          <w:rFonts w:ascii="Cambria" w:hAnsi="Cambria"/>
          <w:sz w:val="22"/>
          <w:szCs w:val="22"/>
          <w:lang w:val="es-CO"/>
        </w:rPr>
        <w:t>Política</w:t>
      </w:r>
      <w:bookmarkEnd w:id="14"/>
    </w:p>
    <w:p w14:paraId="43F98327" w14:textId="77777777" w:rsidR="00EB5676" w:rsidRPr="000E3636" w:rsidRDefault="00EB5676" w:rsidP="00EB5676">
      <w:pPr>
        <w:pStyle w:val="Ttulo2"/>
        <w:ind w:hanging="5940"/>
        <w:rPr>
          <w:rFonts w:ascii="Cambria" w:hAnsi="Cambria" w:cstheme="minorHAnsi"/>
          <w:szCs w:val="22"/>
          <w:lang w:val="es-CO"/>
        </w:rPr>
      </w:pPr>
      <w:bookmarkStart w:id="15" w:name="_Toc523412707"/>
      <w:bookmarkStart w:id="16" w:name="_Toc61904253"/>
      <w:r w:rsidRPr="000E3636">
        <w:rPr>
          <w:rFonts w:ascii="Cambria" w:hAnsi="Cambria" w:cstheme="minorHAnsi"/>
          <w:szCs w:val="22"/>
          <w:lang w:val="es-CO"/>
        </w:rPr>
        <w:t>Administración</w:t>
      </w:r>
      <w:bookmarkEnd w:id="15"/>
      <w:bookmarkEnd w:id="16"/>
    </w:p>
    <w:p w14:paraId="56294BDA" w14:textId="77777777" w:rsidR="00EB5676" w:rsidRPr="000E3636" w:rsidRDefault="00EB5676" w:rsidP="00EB5676">
      <w:pPr>
        <w:spacing w:after="240"/>
        <w:jc w:val="both"/>
        <w:rPr>
          <w:rFonts w:ascii="Cambria" w:hAnsi="Cambria" w:cstheme="minorHAnsi"/>
          <w:bCs/>
          <w:szCs w:val="22"/>
          <w:lang w:val="es-CO"/>
        </w:rPr>
      </w:pPr>
      <w:r w:rsidRPr="000E3636">
        <w:rPr>
          <w:rFonts w:ascii="Cambria" w:hAnsi="Cambria" w:cstheme="minorHAnsi"/>
          <w:bCs/>
          <w:szCs w:val="22"/>
          <w:lang w:val="es-CO"/>
        </w:rPr>
        <w:t xml:space="preserve">Se adjunta como Apéndice A un Programa de retención de registros que está aprobado como el programa inicial de mantenimiento, retención y eliminación de registros físicos dey la retención y eliminación de documentos electrónicos. Se insertará </w:t>
      </w:r>
      <w:r w:rsidRPr="000E3636">
        <w:rPr>
          <w:rFonts w:ascii="Cambria" w:hAnsi="Cambria" w:cstheme="minorHAnsi"/>
          <w:szCs w:val="22"/>
          <w:lang w:val="es-CO"/>
        </w:rPr>
        <w:t>título del administrador de la política (el "Administrador") es el funcionario a cargo de la administración de esta Política y la implementación de procesos y procedimientos para garantizar que se siga el Programa de retención de registros. El Administrador también está autorizado a: hacer modificaciones al Programa de Retención de Registros de vez en cuando para garantizar que cumpla con las leyes locales, estatales y federales e incluya las categorías de documentos y registros apropiados para</w:t>
      </w:r>
      <w:r w:rsidRPr="000E3636">
        <w:rPr>
          <w:rFonts w:ascii="Cambria" w:hAnsi="Cambria" w:cstheme="minorHAnsi"/>
          <w:bCs/>
          <w:szCs w:val="22"/>
          <w:lang w:val="es-CO"/>
        </w:rPr>
        <w:t>; monitorear las leyes locales, estatales y federales que afectan la retención de registros; revisar anualmente el programa de eliminación y retención de registros; y vigilar el cumplimiento de esta Política.</w:t>
      </w:r>
    </w:p>
    <w:p w14:paraId="094FDE7D" w14:textId="77777777" w:rsidR="00EB5676" w:rsidRPr="000E3636" w:rsidRDefault="00EB5676" w:rsidP="00EB5676">
      <w:pPr>
        <w:pStyle w:val="Ttulo2"/>
        <w:ind w:hanging="5940"/>
        <w:rPr>
          <w:rFonts w:ascii="Cambria" w:hAnsi="Cambria" w:cstheme="minorHAnsi"/>
          <w:szCs w:val="22"/>
          <w:lang w:val="es-CO"/>
        </w:rPr>
      </w:pPr>
      <w:bookmarkStart w:id="17" w:name="_Toc523412708"/>
      <w:bookmarkStart w:id="18" w:name="_Toc61904254"/>
      <w:r w:rsidRPr="000E3636">
        <w:rPr>
          <w:rFonts w:ascii="Cambria" w:hAnsi="Cambria" w:cstheme="minorHAnsi"/>
          <w:szCs w:val="22"/>
          <w:lang w:val="es-CO"/>
        </w:rPr>
        <w:t>Suspensión de la Disposición de Registros en Caso de Litigios o Reclamaciones</w:t>
      </w:r>
      <w:bookmarkEnd w:id="17"/>
      <w:bookmarkEnd w:id="18"/>
    </w:p>
    <w:p w14:paraId="5817114A" w14:textId="77777777" w:rsidR="00EB5676" w:rsidRPr="000E3636" w:rsidRDefault="00EB5676" w:rsidP="00EB5676">
      <w:pPr>
        <w:spacing w:after="240"/>
        <w:jc w:val="both"/>
        <w:rPr>
          <w:rFonts w:ascii="Cambria" w:hAnsi="Cambria" w:cstheme="minorHAnsi"/>
          <w:szCs w:val="22"/>
          <w:lang w:val="es-CO"/>
        </w:rPr>
      </w:pPr>
      <w:r w:rsidRPr="000E3636">
        <w:rPr>
          <w:rFonts w:ascii="Cambria" w:hAnsi="Cambria" w:cstheme="minorHAnsi"/>
          <w:szCs w:val="22"/>
          <w:lang w:val="es-CO"/>
        </w:rPr>
        <w:t xml:space="preserve">En el caso de Anaconda Web se entrega con cualquier solicitud de documentos y/o cualquier empleado se entera de una investigación o auditoría gubernamental relacionada </w:t>
      </w:r>
      <w:proofErr w:type="gramStart"/>
      <w:r w:rsidRPr="000E3636">
        <w:rPr>
          <w:rFonts w:ascii="Cambria" w:hAnsi="Cambria" w:cstheme="minorHAnsi"/>
          <w:szCs w:val="22"/>
          <w:lang w:val="es-CO"/>
        </w:rPr>
        <w:t>con  el</w:t>
      </w:r>
      <w:proofErr w:type="gramEnd"/>
      <w:r w:rsidRPr="000E3636">
        <w:rPr>
          <w:rFonts w:ascii="Cambria" w:hAnsi="Cambria" w:cstheme="minorHAnsi"/>
          <w:szCs w:val="22"/>
          <w:lang w:val="es-CO"/>
        </w:rPr>
        <w:t xml:space="preserve"> inicio de cualquier litigio contra o relacionado con Anaconda Web, dicho empleado informará al Administrador y cualquier otra disposición de documentos se suspenderá hasta el momento en que el Administrador, con el consejo de un abogado, determine lo contrario. El Administrador tomará las medidas que sean necesarias para informar de inmediato a todo el personal de cualquier suspensión en la disposición posterior de los documentos.</w:t>
      </w:r>
    </w:p>
    <w:p w14:paraId="07FF2059" w14:textId="77777777" w:rsidR="00EB5676" w:rsidRPr="000E3636" w:rsidRDefault="00EB5676" w:rsidP="00EB5676">
      <w:pPr>
        <w:pStyle w:val="Ttulo2"/>
        <w:ind w:hanging="5940"/>
        <w:rPr>
          <w:rFonts w:ascii="Cambria" w:hAnsi="Cambria" w:cstheme="minorHAnsi"/>
          <w:b w:val="0"/>
          <w:szCs w:val="22"/>
          <w:lang w:val="es-CO"/>
        </w:rPr>
      </w:pPr>
      <w:r w:rsidRPr="000E3636">
        <w:rPr>
          <w:rFonts w:ascii="Cambria" w:hAnsi="Cambria" w:cstheme="minorHAnsi"/>
          <w:b w:val="0"/>
          <w:szCs w:val="22"/>
          <w:lang w:val="es-CO"/>
        </w:rPr>
        <w:br w:type="page"/>
      </w:r>
      <w:bookmarkStart w:id="19" w:name="_Toc523412709"/>
      <w:bookmarkStart w:id="20" w:name="_Toc61904255"/>
      <w:r w:rsidRPr="000E3636">
        <w:rPr>
          <w:rFonts w:ascii="Cambria" w:hAnsi="Cambria" w:cstheme="minorHAnsi"/>
          <w:szCs w:val="22"/>
          <w:lang w:val="es-CO"/>
        </w:rPr>
        <w:lastRenderedPageBreak/>
        <w:t>Aplicabilidad</w:t>
      </w:r>
      <w:bookmarkEnd w:id="19"/>
      <w:bookmarkEnd w:id="20"/>
    </w:p>
    <w:p w14:paraId="6188AF5A" w14:textId="77777777" w:rsidR="00EB5676" w:rsidRPr="000E3636" w:rsidRDefault="00EB5676" w:rsidP="00EB5676">
      <w:pPr>
        <w:spacing w:after="240"/>
        <w:jc w:val="both"/>
        <w:rPr>
          <w:rFonts w:ascii="Cambria" w:hAnsi="Cambria" w:cstheme="minorHAnsi"/>
          <w:bCs/>
          <w:szCs w:val="22"/>
          <w:lang w:val="es-CO"/>
        </w:rPr>
      </w:pPr>
      <w:r w:rsidRPr="000E3636">
        <w:rPr>
          <w:rFonts w:ascii="Cambria" w:hAnsi="Cambria" w:cstheme="minorHAnsi"/>
          <w:bCs/>
          <w:szCs w:val="22"/>
          <w:lang w:val="es-CO"/>
        </w:rPr>
        <w:t>Esta Política se aplica a todos los registros físicos generados en el curso de</w:t>
      </w:r>
      <w:r w:rsidRPr="000E3636">
        <w:rPr>
          <w:rFonts w:ascii="Cambria" w:hAnsi="Cambria" w:cstheme="minorHAnsi"/>
          <w:szCs w:val="22"/>
          <w:lang w:val="es-CO"/>
        </w:rPr>
        <w:t xml:space="preserve"> Anaconda Web </w:t>
      </w:r>
      <w:r w:rsidRPr="000E3636">
        <w:rPr>
          <w:rFonts w:ascii="Cambria" w:hAnsi="Cambria" w:cstheme="minorHAnsi"/>
          <w:bCs/>
          <w:szCs w:val="22"/>
          <w:lang w:val="es-CO"/>
        </w:rPr>
        <w:t>funcionamiento de 's, incluidos tanto los documentos originales como las reproducciones. También se aplica a los documentos electrónicos descritos anteriormente.</w:t>
      </w:r>
    </w:p>
    <w:p w14:paraId="53BBF24D" w14:textId="77777777" w:rsidR="00EB5676" w:rsidRPr="000E3636" w:rsidRDefault="00EB5676" w:rsidP="00EB5676">
      <w:pPr>
        <w:pStyle w:val="Ttulo2"/>
        <w:ind w:hanging="5940"/>
        <w:rPr>
          <w:rFonts w:ascii="Cambria" w:hAnsi="Cambria" w:cstheme="minorHAnsi"/>
          <w:szCs w:val="22"/>
          <w:lang w:val="es-CO"/>
        </w:rPr>
      </w:pPr>
      <w:bookmarkStart w:id="21" w:name="_Toc61904256"/>
      <w:r w:rsidRPr="000E3636">
        <w:rPr>
          <w:rFonts w:ascii="Cambria" w:hAnsi="Cambria" w:cstheme="minorHAnsi"/>
          <w:szCs w:val="22"/>
          <w:lang w:val="es-CO"/>
        </w:rPr>
        <w:t>Apéndice A calendario de retención de registros</w:t>
      </w:r>
      <w:bookmarkEnd w:id="21"/>
    </w:p>
    <w:p w14:paraId="6C4B4F4F" w14:textId="77777777" w:rsidR="00EB5676" w:rsidRPr="000E3636" w:rsidRDefault="00EB5676" w:rsidP="00EB5676">
      <w:pPr>
        <w:tabs>
          <w:tab w:val="left" w:pos="720"/>
          <w:tab w:val="left" w:pos="1440"/>
        </w:tabs>
        <w:rPr>
          <w:rFonts w:ascii="Cambria" w:hAnsi="Cambria" w:cstheme="minorHAnsi"/>
          <w:szCs w:val="22"/>
          <w:lang w:val="es-CO"/>
        </w:rPr>
      </w:pPr>
      <w:r w:rsidRPr="000E3636">
        <w:rPr>
          <w:rFonts w:ascii="Cambria" w:hAnsi="Cambria" w:cstheme="minorHAnsi"/>
          <w:szCs w:val="22"/>
          <w:lang w:val="es-CO"/>
        </w:rPr>
        <w:t>El programa de retención de registros está organizado de la siguiente manera:</w:t>
      </w:r>
    </w:p>
    <w:p w14:paraId="202E73A6" w14:textId="77777777" w:rsidR="00EB5676" w:rsidRPr="000E3636" w:rsidRDefault="00EB5676" w:rsidP="00EB5676">
      <w:pPr>
        <w:tabs>
          <w:tab w:val="left" w:pos="500"/>
        </w:tabs>
        <w:ind w:left="500" w:hanging="500"/>
        <w:rPr>
          <w:rFonts w:ascii="Cambria" w:hAnsi="Cambria" w:cstheme="minorHAnsi"/>
          <w:b/>
          <w:szCs w:val="22"/>
          <w:lang w:val="es-CO"/>
        </w:rPr>
      </w:pPr>
      <w:r w:rsidRPr="000E3636">
        <w:rPr>
          <w:rFonts w:ascii="Cambria" w:hAnsi="Cambria" w:cstheme="minorHAnsi"/>
          <w:b/>
          <w:szCs w:val="22"/>
          <w:lang w:val="es-CO"/>
        </w:rPr>
        <w:t>Tema de la sección</w:t>
      </w:r>
    </w:p>
    <w:p w14:paraId="31177B27"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Contabilidad y Finanzas</w:t>
      </w:r>
    </w:p>
    <w:p w14:paraId="6CDC4475"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Contratos</w:t>
      </w:r>
    </w:p>
    <w:p w14:paraId="593B2CAC"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corporativos</w:t>
      </w:r>
    </w:p>
    <w:p w14:paraId="4E2D992D"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Correspondencia y Memorandos Internos</w:t>
      </w:r>
    </w:p>
    <w:p w14:paraId="465A3341"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Documentos Electrónicos</w:t>
      </w:r>
    </w:p>
    <w:p w14:paraId="0D6D31A3"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subvenciones</w:t>
      </w:r>
    </w:p>
    <w:p w14:paraId="3115F8B5"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seguros</w:t>
      </w:r>
    </w:p>
    <w:p w14:paraId="32F2FDF6"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Documentos y archivos legales</w:t>
      </w:r>
    </w:p>
    <w:p w14:paraId="2F05A7C6"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Diverso</w:t>
      </w:r>
    </w:p>
    <w:p w14:paraId="070235DE"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Documentos de nómina</w:t>
      </w:r>
    </w:p>
    <w:p w14:paraId="7AD93E71"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Documentos de pensión</w:t>
      </w:r>
    </w:p>
    <w:p w14:paraId="7B3D691D"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personal</w:t>
      </w:r>
    </w:p>
    <w:p w14:paraId="7DF6654F"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propiedad</w:t>
      </w:r>
    </w:p>
    <w:p w14:paraId="70997791"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impuestos</w:t>
      </w:r>
    </w:p>
    <w:p w14:paraId="4A8CD6DC"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contribuciones</w:t>
      </w:r>
    </w:p>
    <w:p w14:paraId="181B8007"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 programas y servicios</w:t>
      </w:r>
    </w:p>
    <w:p w14:paraId="720B58AB" w14:textId="77777777" w:rsidR="00EB5676" w:rsidRPr="000E3636" w:rsidRDefault="00EB5676" w:rsidP="00EB5676">
      <w:pPr>
        <w:numPr>
          <w:ilvl w:val="0"/>
          <w:numId w:val="25"/>
        </w:numPr>
        <w:tabs>
          <w:tab w:val="left" w:pos="500"/>
        </w:tabs>
        <w:overflowPunct w:val="0"/>
        <w:autoSpaceDE w:val="0"/>
        <w:autoSpaceDN w:val="0"/>
        <w:adjustRightInd w:val="0"/>
        <w:spacing w:after="0" w:line="240" w:lineRule="auto"/>
        <w:ind w:left="500" w:hanging="500"/>
        <w:textAlignment w:val="baseline"/>
        <w:rPr>
          <w:rFonts w:ascii="Cambria" w:hAnsi="Cambria" w:cstheme="minorHAnsi"/>
          <w:szCs w:val="22"/>
          <w:lang w:val="es-CO"/>
        </w:rPr>
      </w:pPr>
      <w:r w:rsidRPr="000E3636">
        <w:rPr>
          <w:rFonts w:ascii="Cambria" w:hAnsi="Cambria" w:cstheme="minorHAnsi"/>
          <w:szCs w:val="22"/>
          <w:lang w:val="es-CO"/>
        </w:rPr>
        <w:t>Registros del proyecto del patrocinador fiscal</w:t>
      </w:r>
    </w:p>
    <w:p w14:paraId="385586F1" w14:textId="77777777" w:rsidR="00EB5676" w:rsidRPr="000E3636" w:rsidRDefault="00EB5676" w:rsidP="00EB5676">
      <w:pPr>
        <w:tabs>
          <w:tab w:val="left" w:pos="720"/>
          <w:tab w:val="left" w:pos="1440"/>
        </w:tabs>
        <w:ind w:left="1008"/>
        <w:rPr>
          <w:rFonts w:ascii="Cambria" w:hAnsi="Cambria" w:cstheme="minorHAnsi"/>
          <w:szCs w:val="22"/>
          <w:lang w:val="es-CO"/>
        </w:rPr>
      </w:pPr>
    </w:p>
    <w:p w14:paraId="442697E7"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Contabilidad y Finanzas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6"/>
        <w:gridCol w:w="3722"/>
      </w:tblGrid>
      <w:tr w:rsidR="000E3636" w:rsidRPr="000E3636" w14:paraId="0BE8320F" w14:textId="77777777" w:rsidTr="00202606">
        <w:trPr>
          <w:trHeight w:val="576"/>
          <w:tblHeader/>
        </w:trPr>
        <w:tc>
          <w:tcPr>
            <w:tcW w:w="5233" w:type="dxa"/>
            <w:shd w:val="clear" w:color="auto" w:fill="F2F2F2" w:themeFill="background1" w:themeFillShade="F2"/>
            <w:vAlign w:val="center"/>
          </w:tcPr>
          <w:p w14:paraId="179E5648" w14:textId="77777777" w:rsidR="00EB5676" w:rsidRPr="000E3636" w:rsidRDefault="00EB5676" w:rsidP="00202606">
            <w:pPr>
              <w:tabs>
                <w:tab w:val="left" w:pos="720"/>
                <w:tab w:val="left" w:pos="1440"/>
              </w:tabs>
              <w:spacing w:after="0"/>
              <w:rPr>
                <w:rFonts w:ascii="Cambria" w:hAnsi="Cambria" w:cstheme="minorHAnsi"/>
                <w:b/>
                <w:szCs w:val="22"/>
                <w:lang w:val="es-CO"/>
              </w:rPr>
            </w:pPr>
            <w:r w:rsidRPr="000E3636">
              <w:rPr>
                <w:rFonts w:ascii="Cambria" w:hAnsi="Cambria" w:cstheme="minorHAnsi"/>
                <w:b/>
                <w:szCs w:val="22"/>
                <w:lang w:val="es-CO"/>
              </w:rPr>
              <w:t>Tipo de registro</w:t>
            </w:r>
          </w:p>
        </w:tc>
        <w:tc>
          <w:tcPr>
            <w:tcW w:w="3811" w:type="dxa"/>
            <w:shd w:val="clear" w:color="auto" w:fill="F2F2F2" w:themeFill="background1" w:themeFillShade="F2"/>
            <w:vAlign w:val="center"/>
          </w:tcPr>
          <w:p w14:paraId="3060C812" w14:textId="77777777" w:rsidR="00EB5676" w:rsidRPr="000E3636" w:rsidRDefault="00EB5676" w:rsidP="00202606">
            <w:pPr>
              <w:tabs>
                <w:tab w:val="left" w:pos="720"/>
                <w:tab w:val="left" w:pos="1440"/>
              </w:tabs>
              <w:spacing w:after="0"/>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4C575335" w14:textId="77777777" w:rsidTr="00202606">
        <w:trPr>
          <w:trHeight w:val="576"/>
        </w:trPr>
        <w:tc>
          <w:tcPr>
            <w:tcW w:w="5233" w:type="dxa"/>
            <w:vAlign w:val="center"/>
          </w:tcPr>
          <w:p w14:paraId="65D522EB"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Libros mayores y calendarios de cuentas por pagar</w:t>
            </w:r>
          </w:p>
        </w:tc>
        <w:tc>
          <w:tcPr>
            <w:tcW w:w="3811" w:type="dxa"/>
            <w:vAlign w:val="center"/>
          </w:tcPr>
          <w:p w14:paraId="3CA9776D"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1AF0B0EF" w14:textId="77777777" w:rsidTr="00202606">
        <w:trPr>
          <w:trHeight w:val="576"/>
        </w:trPr>
        <w:tc>
          <w:tcPr>
            <w:tcW w:w="5233" w:type="dxa"/>
            <w:vAlign w:val="center"/>
          </w:tcPr>
          <w:p w14:paraId="4D200473"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Libros mayores y calendarios de cuentas por cobrar</w:t>
            </w:r>
          </w:p>
        </w:tc>
        <w:tc>
          <w:tcPr>
            <w:tcW w:w="3811" w:type="dxa"/>
            <w:vAlign w:val="center"/>
          </w:tcPr>
          <w:p w14:paraId="605794B4" w14:textId="77777777" w:rsidR="00EB5676" w:rsidRPr="000E3636" w:rsidRDefault="00EB5676" w:rsidP="00202606">
            <w:pPr>
              <w:tabs>
                <w:tab w:val="left" w:pos="720"/>
                <w:tab w:val="left" w:pos="1440"/>
              </w:tabs>
              <w:spacing w:after="0"/>
              <w:rPr>
                <w:rFonts w:ascii="Cambria" w:hAnsi="Cambria" w:cstheme="minorHAnsi"/>
                <w:szCs w:val="22"/>
                <w:vertAlign w:val="superscript"/>
                <w:lang w:val="es-CO"/>
              </w:rPr>
            </w:pPr>
            <w:r w:rsidRPr="000E3636">
              <w:rPr>
                <w:rFonts w:ascii="Cambria" w:hAnsi="Cambria" w:cstheme="minorHAnsi"/>
                <w:szCs w:val="22"/>
                <w:lang w:val="es-CO"/>
              </w:rPr>
              <w:t>7 años</w:t>
            </w:r>
          </w:p>
        </w:tc>
      </w:tr>
      <w:tr w:rsidR="000E3636" w:rsidRPr="000E3636" w14:paraId="27E6BD4E" w14:textId="77777777" w:rsidTr="00202606">
        <w:trPr>
          <w:trHeight w:val="576"/>
        </w:trPr>
        <w:tc>
          <w:tcPr>
            <w:tcW w:w="5233" w:type="dxa"/>
            <w:vAlign w:val="center"/>
          </w:tcPr>
          <w:p w14:paraId="1EC077C0"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Informes anuales de auditoría y estados financieros</w:t>
            </w:r>
          </w:p>
        </w:tc>
        <w:tc>
          <w:tcPr>
            <w:tcW w:w="3811" w:type="dxa"/>
            <w:vAlign w:val="center"/>
          </w:tcPr>
          <w:p w14:paraId="58BEB9B2"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46A631FC" w14:textId="77777777" w:rsidTr="00202606">
        <w:trPr>
          <w:trHeight w:val="576"/>
        </w:trPr>
        <w:tc>
          <w:tcPr>
            <w:tcW w:w="5233" w:type="dxa"/>
            <w:vAlign w:val="center"/>
          </w:tcPr>
          <w:p w14:paraId="59F9126E"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Registros anuales de auditoría, incluidos los papeles de trabajo y otros documentos relacionados con la auditoría</w:t>
            </w:r>
          </w:p>
        </w:tc>
        <w:tc>
          <w:tcPr>
            <w:tcW w:w="3811" w:type="dxa"/>
            <w:vAlign w:val="center"/>
          </w:tcPr>
          <w:p w14:paraId="4344EF89"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7 años después de la finalización de la auditoría</w:t>
            </w:r>
          </w:p>
        </w:tc>
      </w:tr>
      <w:tr w:rsidR="000E3636" w:rsidRPr="000E3636" w14:paraId="49AB2BB3" w14:textId="77777777" w:rsidTr="00202606">
        <w:trPr>
          <w:trHeight w:val="576"/>
        </w:trPr>
        <w:tc>
          <w:tcPr>
            <w:tcW w:w="5233" w:type="dxa"/>
            <w:vAlign w:val="center"/>
          </w:tcPr>
          <w:p w14:paraId="70D87ADE"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Planes y Presupuestos Anuales</w:t>
            </w:r>
          </w:p>
        </w:tc>
        <w:tc>
          <w:tcPr>
            <w:tcW w:w="3811" w:type="dxa"/>
            <w:vAlign w:val="center"/>
          </w:tcPr>
          <w:p w14:paraId="3BEE8D30"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2 años</w:t>
            </w:r>
          </w:p>
        </w:tc>
      </w:tr>
      <w:tr w:rsidR="000E3636" w:rsidRPr="000E3636" w14:paraId="749B467A" w14:textId="77777777" w:rsidTr="00202606">
        <w:trPr>
          <w:trHeight w:val="576"/>
        </w:trPr>
        <w:tc>
          <w:tcPr>
            <w:tcW w:w="5233" w:type="dxa"/>
            <w:vAlign w:val="center"/>
          </w:tcPr>
          <w:p w14:paraId="46B853E2"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Estados de cuenta bancarios y cheques cancelados</w:t>
            </w:r>
          </w:p>
        </w:tc>
        <w:tc>
          <w:tcPr>
            <w:tcW w:w="3811" w:type="dxa"/>
            <w:vAlign w:val="center"/>
          </w:tcPr>
          <w:p w14:paraId="2876E77C" w14:textId="77777777" w:rsidR="00EB5676" w:rsidRPr="000E3636" w:rsidRDefault="00EB5676" w:rsidP="00202606">
            <w:pPr>
              <w:tabs>
                <w:tab w:val="left" w:pos="720"/>
                <w:tab w:val="left" w:pos="1440"/>
              </w:tabs>
              <w:spacing w:after="0"/>
              <w:rPr>
                <w:rFonts w:ascii="Cambria" w:hAnsi="Cambria" w:cstheme="minorHAnsi"/>
                <w:szCs w:val="22"/>
                <w:vertAlign w:val="superscript"/>
                <w:lang w:val="es-CO"/>
              </w:rPr>
            </w:pPr>
            <w:r w:rsidRPr="000E3636">
              <w:rPr>
                <w:rFonts w:ascii="Cambria" w:hAnsi="Cambria" w:cstheme="minorHAnsi"/>
                <w:szCs w:val="22"/>
                <w:lang w:val="es-CO"/>
              </w:rPr>
              <w:t>7 años</w:t>
            </w:r>
          </w:p>
        </w:tc>
      </w:tr>
      <w:tr w:rsidR="000E3636" w:rsidRPr="000E3636" w14:paraId="5F561063" w14:textId="77777777" w:rsidTr="00202606">
        <w:trPr>
          <w:trHeight w:val="576"/>
        </w:trPr>
        <w:tc>
          <w:tcPr>
            <w:tcW w:w="5233" w:type="dxa"/>
            <w:vAlign w:val="center"/>
          </w:tcPr>
          <w:p w14:paraId="03EBACA3"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Informes de gastos de empleados</w:t>
            </w:r>
          </w:p>
        </w:tc>
        <w:tc>
          <w:tcPr>
            <w:tcW w:w="3811" w:type="dxa"/>
            <w:vAlign w:val="center"/>
          </w:tcPr>
          <w:p w14:paraId="034A9580" w14:textId="77777777" w:rsidR="00EB5676" w:rsidRPr="000E3636" w:rsidRDefault="00EB5676" w:rsidP="00202606">
            <w:pPr>
              <w:tabs>
                <w:tab w:val="left" w:pos="720"/>
                <w:tab w:val="left" w:pos="1440"/>
              </w:tabs>
              <w:spacing w:after="0"/>
              <w:rPr>
                <w:rFonts w:ascii="Cambria" w:hAnsi="Cambria" w:cstheme="minorHAnsi"/>
                <w:szCs w:val="22"/>
                <w:vertAlign w:val="superscript"/>
                <w:lang w:val="es-CO"/>
              </w:rPr>
            </w:pPr>
            <w:r w:rsidRPr="000E3636">
              <w:rPr>
                <w:rFonts w:ascii="Cambria" w:hAnsi="Cambria" w:cstheme="minorHAnsi"/>
                <w:szCs w:val="22"/>
                <w:lang w:val="es-CO"/>
              </w:rPr>
              <w:t>7 años</w:t>
            </w:r>
          </w:p>
        </w:tc>
      </w:tr>
      <w:tr w:rsidR="000E3636" w:rsidRPr="000E3636" w14:paraId="630B2713" w14:textId="77777777" w:rsidTr="00202606">
        <w:trPr>
          <w:trHeight w:val="576"/>
        </w:trPr>
        <w:tc>
          <w:tcPr>
            <w:tcW w:w="5233" w:type="dxa"/>
            <w:vAlign w:val="center"/>
          </w:tcPr>
          <w:p w14:paraId="03BF8B59"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lastRenderedPageBreak/>
              <w:t>Libros mayores</w:t>
            </w:r>
          </w:p>
        </w:tc>
        <w:tc>
          <w:tcPr>
            <w:tcW w:w="3811" w:type="dxa"/>
            <w:vAlign w:val="center"/>
          </w:tcPr>
          <w:p w14:paraId="66519698" w14:textId="77777777" w:rsidR="00EB5676" w:rsidRPr="000E3636" w:rsidRDefault="00EB5676" w:rsidP="00202606">
            <w:pPr>
              <w:tabs>
                <w:tab w:val="left" w:pos="720"/>
                <w:tab w:val="left" w:pos="1440"/>
              </w:tabs>
              <w:spacing w:after="0"/>
              <w:rPr>
                <w:rFonts w:ascii="Cambria" w:hAnsi="Cambria" w:cstheme="minorHAnsi"/>
                <w:szCs w:val="22"/>
                <w:vertAlign w:val="superscript"/>
                <w:lang w:val="es-CO"/>
              </w:rPr>
            </w:pPr>
            <w:r w:rsidRPr="000E3636">
              <w:rPr>
                <w:rFonts w:ascii="Cambria" w:hAnsi="Cambria" w:cstheme="minorHAnsi"/>
                <w:szCs w:val="22"/>
                <w:lang w:val="es-CO"/>
              </w:rPr>
              <w:t>Permanente</w:t>
            </w:r>
          </w:p>
        </w:tc>
      </w:tr>
      <w:tr w:rsidR="000E3636" w:rsidRPr="000E3636" w14:paraId="23EB1497" w14:textId="77777777" w:rsidTr="00202606">
        <w:trPr>
          <w:trHeight w:val="576"/>
        </w:trPr>
        <w:tc>
          <w:tcPr>
            <w:tcW w:w="5233" w:type="dxa"/>
            <w:vAlign w:val="center"/>
          </w:tcPr>
          <w:p w14:paraId="3DE6E649"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br w:type="page"/>
              <w:t>Estados Financieros Intermedios</w:t>
            </w:r>
          </w:p>
        </w:tc>
        <w:tc>
          <w:tcPr>
            <w:tcW w:w="3811" w:type="dxa"/>
            <w:vAlign w:val="center"/>
          </w:tcPr>
          <w:p w14:paraId="5E1D44F3"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699C913C" w14:textId="77777777" w:rsidTr="00202606">
        <w:trPr>
          <w:trHeight w:val="576"/>
        </w:trPr>
        <w:tc>
          <w:tcPr>
            <w:tcW w:w="5233" w:type="dxa"/>
            <w:vAlign w:val="center"/>
          </w:tcPr>
          <w:p w14:paraId="0C81B76E"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Notas Libros mayores y cronogramas de cuentas por cobrar</w:t>
            </w:r>
          </w:p>
        </w:tc>
        <w:tc>
          <w:tcPr>
            <w:tcW w:w="3811" w:type="dxa"/>
            <w:vAlign w:val="center"/>
          </w:tcPr>
          <w:p w14:paraId="6766B0E1"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19C0DDDF" w14:textId="77777777" w:rsidTr="00202606">
        <w:trPr>
          <w:trHeight w:val="576"/>
        </w:trPr>
        <w:tc>
          <w:tcPr>
            <w:tcW w:w="5233" w:type="dxa"/>
            <w:vAlign w:val="center"/>
          </w:tcPr>
          <w:p w14:paraId="367CA169"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Registros de inversión</w:t>
            </w:r>
          </w:p>
        </w:tc>
        <w:tc>
          <w:tcPr>
            <w:tcW w:w="3811" w:type="dxa"/>
            <w:vAlign w:val="center"/>
          </w:tcPr>
          <w:p w14:paraId="66490139"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7 años después de la venta de la inversión</w:t>
            </w:r>
          </w:p>
        </w:tc>
      </w:tr>
      <w:tr w:rsidR="000E3636" w:rsidRPr="000E3636" w14:paraId="6338CFFA" w14:textId="77777777" w:rsidTr="00202606">
        <w:trPr>
          <w:trHeight w:val="576"/>
        </w:trPr>
        <w:tc>
          <w:tcPr>
            <w:tcW w:w="5233" w:type="dxa"/>
            <w:vAlign w:val="center"/>
          </w:tcPr>
          <w:p w14:paraId="170C78A6"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Registros de tarjetas de crédito (documentos que muestran el número de tarjeta de crédito del cliente)</w:t>
            </w:r>
          </w:p>
        </w:tc>
        <w:tc>
          <w:tcPr>
            <w:tcW w:w="3811" w:type="dxa"/>
            <w:vAlign w:val="center"/>
          </w:tcPr>
          <w:p w14:paraId="547D3A77" w14:textId="77777777" w:rsidR="00EB5676" w:rsidRPr="000E3636" w:rsidRDefault="00EB5676" w:rsidP="00202606">
            <w:pPr>
              <w:tabs>
                <w:tab w:val="left" w:pos="720"/>
                <w:tab w:val="left" w:pos="1440"/>
              </w:tabs>
              <w:spacing w:after="0"/>
              <w:rPr>
                <w:rFonts w:ascii="Cambria" w:hAnsi="Cambria" w:cstheme="minorHAnsi"/>
                <w:szCs w:val="22"/>
                <w:lang w:val="es-CO"/>
              </w:rPr>
            </w:pPr>
            <w:r w:rsidRPr="000E3636">
              <w:rPr>
                <w:rFonts w:ascii="Cambria" w:hAnsi="Cambria" w:cstheme="minorHAnsi"/>
                <w:szCs w:val="22"/>
                <w:lang w:val="es-CO"/>
              </w:rPr>
              <w:t>2 años</w:t>
            </w:r>
          </w:p>
        </w:tc>
      </w:tr>
    </w:tbl>
    <w:p w14:paraId="158FA77A" w14:textId="77777777" w:rsidR="00EB5676" w:rsidRPr="000E3636" w:rsidRDefault="00EB5676" w:rsidP="00EB5676">
      <w:pPr>
        <w:rPr>
          <w:rFonts w:ascii="Cambria" w:hAnsi="Cambria" w:cstheme="minorHAnsi"/>
          <w:szCs w:val="22"/>
          <w:lang w:val="es-CO"/>
        </w:rPr>
      </w:pPr>
    </w:p>
    <w:p w14:paraId="4318BE40" w14:textId="77777777" w:rsidR="00EB5676" w:rsidRPr="000E3636" w:rsidRDefault="00EB5676" w:rsidP="00EB5676">
      <w:pPr>
        <w:numPr>
          <w:ilvl w:val="2"/>
          <w:numId w:val="24"/>
        </w:numPr>
        <w:tabs>
          <w:tab w:val="clear" w:pos="720"/>
          <w:tab w:val="num" w:pos="900"/>
          <w:tab w:val="left" w:pos="1440"/>
        </w:tabs>
        <w:overflowPunct w:val="0"/>
        <w:autoSpaceDE w:val="0"/>
        <w:autoSpaceDN w:val="0"/>
        <w:adjustRightInd w:val="0"/>
        <w:spacing w:after="0" w:line="240" w:lineRule="auto"/>
        <w:ind w:left="900" w:hanging="400"/>
        <w:textAlignment w:val="baseline"/>
        <w:rPr>
          <w:rFonts w:ascii="Cambria" w:hAnsi="Cambria" w:cstheme="minorHAnsi"/>
          <w:szCs w:val="22"/>
          <w:lang w:val="es-CO"/>
        </w:rPr>
      </w:pPr>
      <w:r w:rsidRPr="000E3636">
        <w:rPr>
          <w:rFonts w:ascii="Cambria" w:hAnsi="Cambria" w:cstheme="minorHAnsi"/>
          <w:szCs w:val="22"/>
          <w:lang w:val="es-CO"/>
        </w:rPr>
        <w:t>Retención y destrucción de registros de tarjetas de crédito</w:t>
      </w:r>
    </w:p>
    <w:p w14:paraId="2747694E" w14:textId="77777777" w:rsidR="00EB5676" w:rsidRPr="000E3636" w:rsidRDefault="00EB5676" w:rsidP="00EB5676">
      <w:pPr>
        <w:tabs>
          <w:tab w:val="num" w:pos="900"/>
          <w:tab w:val="left" w:pos="1440"/>
        </w:tabs>
        <w:ind w:left="900"/>
        <w:rPr>
          <w:rFonts w:ascii="Cambria" w:hAnsi="Cambria" w:cstheme="minorHAnsi"/>
          <w:szCs w:val="22"/>
          <w:lang w:val="es-CO"/>
        </w:rPr>
      </w:pPr>
      <w:r w:rsidRPr="000E3636">
        <w:rPr>
          <w:rFonts w:ascii="Cambria" w:hAnsi="Cambria" w:cstheme="minorHAnsi"/>
          <w:szCs w:val="22"/>
          <w:lang w:val="es-CO"/>
        </w:rPr>
        <w:t>Se puede usar una tarjeta de crédito para pagar lo siguiente productos y servicios:</w:t>
      </w:r>
      <w:r w:rsidRPr="000E3636">
        <w:rPr>
          <w:rFonts w:ascii="Cambria" w:hAnsi="Cambria" w:cstheme="minorHAnsi"/>
          <w:szCs w:val="22"/>
          <w:lang w:val="es-CO"/>
        </w:rPr>
        <w:fldChar w:fldCharType="begin">
          <w:ffData>
            <w:name w:val=""/>
            <w:enabled/>
            <w:calcOnExit w:val="0"/>
            <w:textInput/>
          </w:ffData>
        </w:fldChar>
      </w:r>
      <w:r w:rsidRPr="000E3636">
        <w:rPr>
          <w:rFonts w:ascii="Cambria" w:hAnsi="Cambria" w:cstheme="minorHAnsi"/>
          <w:szCs w:val="22"/>
          <w:lang w:val="es-CO"/>
        </w:rPr>
        <w:instrText xml:space="preserve"> FORMTEXT </w:instrText>
      </w:r>
      <w:r w:rsidRPr="000E3636">
        <w:rPr>
          <w:rFonts w:ascii="Cambria" w:hAnsi="Cambria" w:cstheme="minorHAnsi"/>
          <w:szCs w:val="22"/>
          <w:lang w:val="es-CO"/>
        </w:rPr>
      </w:r>
      <w:r w:rsidRPr="000E3636">
        <w:rPr>
          <w:rFonts w:ascii="Cambria" w:hAnsi="Cambria" w:cstheme="minorHAnsi"/>
          <w:szCs w:val="22"/>
          <w:lang w:val="es-CO"/>
        </w:rPr>
        <w:fldChar w:fldCharType="separate"/>
      </w:r>
      <w:r w:rsidRPr="000E3636">
        <w:rPr>
          <w:rFonts w:ascii="Cambria" w:hAnsi="Cambria" w:cstheme="minorHAnsi"/>
          <w:noProof/>
          <w:szCs w:val="22"/>
          <w:lang w:val="es-CO"/>
        </w:rPr>
        <w:t>{Insertar tipos de productos y servicios aquí (es decir, publicaciones, donaciones, cuotas, etc.}</w:t>
      </w:r>
      <w:r w:rsidRPr="000E3636">
        <w:rPr>
          <w:rFonts w:ascii="Cambria" w:hAnsi="Cambria" w:cstheme="minorHAnsi"/>
          <w:szCs w:val="22"/>
          <w:lang w:val="es-CO"/>
        </w:rPr>
        <w:fldChar w:fldCharType="end"/>
      </w:r>
      <w:r w:rsidRPr="000E3636">
        <w:rPr>
          <w:rFonts w:ascii="Cambria" w:hAnsi="Cambria" w:cstheme="minorHAnsi"/>
          <w:szCs w:val="22"/>
          <w:lang w:val="es-CO"/>
        </w:rPr>
        <w:t>. Todos los registros que muestren el número de tarjeta de crédito del cliente deben guardarse bajo llave en un cajón del escritorio o en un archivador cuando el personal no los use de inmediato.</w:t>
      </w:r>
    </w:p>
    <w:p w14:paraId="799F96D2" w14:textId="77777777" w:rsidR="00EB5676" w:rsidRPr="000E3636" w:rsidRDefault="00EB5676" w:rsidP="00EB5676">
      <w:pPr>
        <w:tabs>
          <w:tab w:val="num" w:pos="900"/>
          <w:tab w:val="left" w:pos="1440"/>
        </w:tabs>
        <w:ind w:left="900"/>
        <w:rPr>
          <w:rFonts w:ascii="Cambria" w:hAnsi="Cambria" w:cstheme="minorHAnsi"/>
          <w:szCs w:val="22"/>
          <w:lang w:val="es-CO"/>
        </w:rPr>
      </w:pPr>
      <w:r w:rsidRPr="000E3636">
        <w:rPr>
          <w:rFonts w:ascii="Cambria" w:hAnsi="Cambria" w:cstheme="minorHAnsi"/>
          <w:szCs w:val="22"/>
          <w:lang w:val="es-CO"/>
        </w:rPr>
        <w:t>Si se determina que la información en un documento, que contiene información de la tarjeta de crédito, es necesaria para la retención por más de 2 años, el número de la tarjeta de crédito se eliminará del documento.</w:t>
      </w:r>
    </w:p>
    <w:p w14:paraId="7A69ED0C"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Contratos</w:t>
      </w:r>
    </w:p>
    <w:p w14:paraId="4CB7E1D1" w14:textId="77777777" w:rsidR="00EB5676" w:rsidRPr="000E3636" w:rsidRDefault="00EB5676" w:rsidP="00EB5676">
      <w:pPr>
        <w:tabs>
          <w:tab w:val="left" w:pos="720"/>
          <w:tab w:val="left" w:pos="1440"/>
        </w:tabs>
        <w:ind w:left="1008" w:hanging="1100"/>
        <w:rPr>
          <w:rFonts w:ascii="Cambria" w:hAnsi="Cambria" w:cstheme="minorHAnsi"/>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37"/>
        <w:gridCol w:w="86"/>
        <w:gridCol w:w="2685"/>
      </w:tblGrid>
      <w:tr w:rsidR="000E3636" w:rsidRPr="000E3636" w14:paraId="402BF72A" w14:textId="77777777" w:rsidTr="00202606">
        <w:trPr>
          <w:trHeight w:val="576"/>
        </w:trPr>
        <w:tc>
          <w:tcPr>
            <w:tcW w:w="5497" w:type="dxa"/>
            <w:gridSpan w:val="2"/>
            <w:shd w:val="clear" w:color="auto" w:fill="F2F2F2" w:themeFill="background1" w:themeFillShade="F2"/>
            <w:vAlign w:val="center"/>
          </w:tcPr>
          <w:p w14:paraId="455EDD87" w14:textId="77777777" w:rsidR="00EB5676" w:rsidRPr="000E3636" w:rsidRDefault="00EB5676" w:rsidP="00202606">
            <w:pPr>
              <w:tabs>
                <w:tab w:val="left" w:pos="720"/>
                <w:tab w:val="left" w:pos="1440"/>
              </w:tabs>
              <w:rPr>
                <w:rFonts w:ascii="Cambria" w:hAnsi="Cambria" w:cstheme="minorHAnsi"/>
                <w:b/>
                <w:bCs/>
                <w:szCs w:val="22"/>
                <w:lang w:val="es-CO"/>
              </w:rPr>
            </w:pPr>
            <w:r w:rsidRPr="000E3636">
              <w:rPr>
                <w:rFonts w:ascii="Cambria" w:hAnsi="Cambria" w:cstheme="minorHAnsi"/>
                <w:b/>
                <w:bCs/>
                <w:szCs w:val="22"/>
                <w:lang w:val="es-CO"/>
              </w:rPr>
              <w:t>Tipo de registro</w:t>
            </w:r>
          </w:p>
        </w:tc>
        <w:tc>
          <w:tcPr>
            <w:tcW w:w="2751" w:type="dxa"/>
            <w:shd w:val="clear" w:color="auto" w:fill="F2F2F2" w:themeFill="background1" w:themeFillShade="F2"/>
            <w:vAlign w:val="center"/>
          </w:tcPr>
          <w:p w14:paraId="63654C46" w14:textId="77777777" w:rsidR="00EB5676" w:rsidRPr="000E3636" w:rsidRDefault="00EB5676" w:rsidP="00202606">
            <w:pPr>
              <w:tabs>
                <w:tab w:val="left" w:pos="720"/>
                <w:tab w:val="left" w:pos="1440"/>
              </w:tabs>
              <w:rPr>
                <w:rFonts w:ascii="Cambria" w:hAnsi="Cambria" w:cstheme="minorHAnsi"/>
                <w:b/>
                <w:bCs/>
                <w:szCs w:val="22"/>
                <w:lang w:val="es-CO"/>
              </w:rPr>
            </w:pPr>
            <w:r w:rsidRPr="000E3636">
              <w:rPr>
                <w:rFonts w:ascii="Cambria" w:hAnsi="Cambria" w:cstheme="minorHAnsi"/>
                <w:b/>
                <w:bCs/>
                <w:szCs w:val="22"/>
                <w:lang w:val="es-CO"/>
              </w:rPr>
              <w:t>Periodo de retención</w:t>
            </w:r>
          </w:p>
        </w:tc>
      </w:tr>
      <w:tr w:rsidR="000E3636" w:rsidRPr="000E3636" w14:paraId="0EE54C17" w14:textId="77777777" w:rsidTr="00202606">
        <w:trPr>
          <w:trHeight w:val="576"/>
        </w:trPr>
        <w:tc>
          <w:tcPr>
            <w:tcW w:w="5407" w:type="dxa"/>
            <w:vAlign w:val="center"/>
          </w:tcPr>
          <w:p w14:paraId="71B5E903" w14:textId="77777777" w:rsidR="00EB5676" w:rsidRPr="000E3636" w:rsidRDefault="00EB5676" w:rsidP="00202606">
            <w:pPr>
              <w:tabs>
                <w:tab w:val="left" w:pos="720"/>
                <w:tab w:val="left" w:pos="1440"/>
              </w:tabs>
              <w:rPr>
                <w:rFonts w:ascii="Cambria" w:hAnsi="Cambria" w:cstheme="minorHAnsi"/>
                <w:szCs w:val="22"/>
                <w:lang w:val="es-CO"/>
              </w:rPr>
            </w:pPr>
            <w:r w:rsidRPr="000E3636">
              <w:rPr>
                <w:rFonts w:ascii="Cambria" w:hAnsi="Cambria" w:cstheme="minorHAnsi"/>
                <w:szCs w:val="22"/>
                <w:lang w:val="es-CO"/>
              </w:rPr>
              <w:t>Contratos y correspondencia relacionada (incluida cualquier propuesta que haya resultado en el contrato y toda la demás documentación de respaldo)</w:t>
            </w:r>
          </w:p>
        </w:tc>
        <w:tc>
          <w:tcPr>
            <w:tcW w:w="2841" w:type="dxa"/>
            <w:gridSpan w:val="2"/>
            <w:vAlign w:val="center"/>
          </w:tcPr>
          <w:p w14:paraId="6AB9015D" w14:textId="77777777" w:rsidR="00EB5676" w:rsidRPr="000E3636" w:rsidRDefault="00EB5676" w:rsidP="00202606">
            <w:pPr>
              <w:tabs>
                <w:tab w:val="left" w:pos="720"/>
                <w:tab w:val="left" w:pos="1440"/>
              </w:tabs>
              <w:rPr>
                <w:rFonts w:ascii="Cambria" w:hAnsi="Cambria" w:cstheme="minorHAnsi"/>
                <w:szCs w:val="22"/>
                <w:lang w:val="es-CO"/>
              </w:rPr>
            </w:pPr>
            <w:r w:rsidRPr="000E3636">
              <w:rPr>
                <w:rFonts w:ascii="Cambria" w:hAnsi="Cambria" w:cstheme="minorHAnsi"/>
                <w:szCs w:val="22"/>
                <w:lang w:val="es-CO"/>
              </w:rPr>
              <w:t>7 años después de la expiración o terminación</w:t>
            </w:r>
          </w:p>
          <w:p w14:paraId="56762E91" w14:textId="77777777" w:rsidR="00EB5676" w:rsidRPr="000E3636" w:rsidRDefault="00EB5676" w:rsidP="00202606">
            <w:pPr>
              <w:tabs>
                <w:tab w:val="left" w:pos="720"/>
                <w:tab w:val="left" w:pos="1440"/>
              </w:tabs>
              <w:rPr>
                <w:rFonts w:ascii="Cambria" w:hAnsi="Cambria" w:cstheme="minorHAnsi"/>
                <w:szCs w:val="22"/>
                <w:lang w:val="es-CO"/>
              </w:rPr>
            </w:pPr>
          </w:p>
        </w:tc>
      </w:tr>
    </w:tbl>
    <w:p w14:paraId="0DA4D8EA" w14:textId="77777777" w:rsidR="00EB5676" w:rsidRPr="000E3636" w:rsidRDefault="00EB5676" w:rsidP="00EB5676">
      <w:pPr>
        <w:tabs>
          <w:tab w:val="left" w:pos="720"/>
          <w:tab w:val="left" w:pos="1440"/>
        </w:tabs>
        <w:ind w:left="1008"/>
        <w:rPr>
          <w:rFonts w:ascii="Cambria" w:hAnsi="Cambria" w:cstheme="minorHAnsi"/>
          <w:szCs w:val="22"/>
          <w:lang w:val="es-CO"/>
        </w:rPr>
      </w:pPr>
    </w:p>
    <w:p w14:paraId="08223239" w14:textId="77777777" w:rsidR="00EB5676" w:rsidRPr="000E3636" w:rsidRDefault="00EB5676" w:rsidP="00EB5676">
      <w:pPr>
        <w:tabs>
          <w:tab w:val="left" w:pos="720"/>
          <w:tab w:val="left" w:pos="1440"/>
        </w:tabs>
        <w:ind w:left="1008"/>
        <w:rPr>
          <w:ins w:id="22" w:author="Alex" w:date="2006-07-18T10:50:00Z"/>
          <w:rFonts w:ascii="Cambria" w:hAnsi="Cambria" w:cstheme="minorHAnsi"/>
          <w:szCs w:val="22"/>
          <w:lang w:val="es-CO"/>
        </w:rPr>
      </w:pPr>
    </w:p>
    <w:p w14:paraId="22ED6470"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corporativos</w:t>
      </w:r>
    </w:p>
    <w:p w14:paraId="0832EB37"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7"/>
        <w:gridCol w:w="2771"/>
      </w:tblGrid>
      <w:tr w:rsidR="000E3636" w:rsidRPr="000E3636" w14:paraId="6307359E" w14:textId="77777777" w:rsidTr="00202606">
        <w:trPr>
          <w:trHeight w:val="576"/>
        </w:trPr>
        <w:tc>
          <w:tcPr>
            <w:tcW w:w="5400" w:type="dxa"/>
            <w:shd w:val="clear" w:color="auto" w:fill="F2F2F2" w:themeFill="background1" w:themeFillShade="F2"/>
            <w:vAlign w:val="center"/>
          </w:tcPr>
          <w:p w14:paraId="24765E3F"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Tipo de registro</w:t>
            </w:r>
          </w:p>
        </w:tc>
        <w:tc>
          <w:tcPr>
            <w:tcW w:w="2834" w:type="dxa"/>
            <w:shd w:val="clear" w:color="auto" w:fill="F2F2F2" w:themeFill="background1" w:themeFillShade="F2"/>
            <w:vAlign w:val="center"/>
          </w:tcPr>
          <w:p w14:paraId="6C0A5261"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5E46DDFF" w14:textId="77777777" w:rsidTr="00202606">
        <w:trPr>
          <w:trHeight w:val="576"/>
        </w:trPr>
        <w:tc>
          <w:tcPr>
            <w:tcW w:w="5400" w:type="dxa"/>
            <w:vAlign w:val="center"/>
          </w:tcPr>
          <w:p w14:paraId="26A0DB4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corporativos (libros de actas, actas firmadas de la Junta y todos los comités, sellos corporativos, artículos de incorporación, estatutos, informes corporativos anuales)</w:t>
            </w:r>
          </w:p>
        </w:tc>
        <w:tc>
          <w:tcPr>
            <w:tcW w:w="2834" w:type="dxa"/>
            <w:vAlign w:val="center"/>
          </w:tcPr>
          <w:p w14:paraId="0408BCF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1F2E83B7" w14:textId="77777777" w:rsidTr="00202606">
        <w:trPr>
          <w:trHeight w:val="576"/>
        </w:trPr>
        <w:tc>
          <w:tcPr>
            <w:tcW w:w="5400" w:type="dxa"/>
            <w:vAlign w:val="center"/>
          </w:tcPr>
          <w:p w14:paraId="5FBF604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lastRenderedPageBreak/>
              <w:t>Licencias y permisos</w:t>
            </w:r>
          </w:p>
        </w:tc>
        <w:tc>
          <w:tcPr>
            <w:tcW w:w="2834" w:type="dxa"/>
            <w:vAlign w:val="center"/>
          </w:tcPr>
          <w:p w14:paraId="4BDE033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567FCD6F" w14:textId="77777777" w:rsidR="00EB5676" w:rsidRPr="000E3636" w:rsidRDefault="00EB5676" w:rsidP="00EB5676">
      <w:pPr>
        <w:tabs>
          <w:tab w:val="left" w:pos="720"/>
          <w:tab w:val="left" w:pos="1440"/>
        </w:tabs>
        <w:ind w:left="1008"/>
        <w:rPr>
          <w:rFonts w:ascii="Cambria" w:hAnsi="Cambria" w:cstheme="minorHAnsi"/>
          <w:szCs w:val="22"/>
          <w:lang w:val="es-CO"/>
        </w:rPr>
      </w:pPr>
    </w:p>
    <w:p w14:paraId="7FF8FFE0"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br w:type="page"/>
      </w:r>
      <w:r w:rsidRPr="000E3636">
        <w:rPr>
          <w:rFonts w:ascii="Cambria" w:hAnsi="Cambria" w:cstheme="minorHAnsi"/>
          <w:b/>
          <w:szCs w:val="22"/>
          <w:lang w:val="es-CO"/>
        </w:rPr>
        <w:lastRenderedPageBreak/>
        <w:t>Correspondencia y memorandos internos</w:t>
      </w:r>
    </w:p>
    <w:p w14:paraId="0E7D2B70" w14:textId="77777777" w:rsidR="00EB5676" w:rsidRPr="000E3636" w:rsidRDefault="00EB5676" w:rsidP="00EB5676">
      <w:pPr>
        <w:tabs>
          <w:tab w:val="left" w:pos="720"/>
          <w:tab w:val="left" w:pos="1440"/>
        </w:tabs>
        <w:ind w:left="500"/>
        <w:jc w:val="both"/>
        <w:rPr>
          <w:rFonts w:ascii="Cambria" w:hAnsi="Cambria" w:cstheme="minorHAnsi"/>
          <w:szCs w:val="22"/>
          <w:lang w:val="es-CO"/>
        </w:rPr>
      </w:pPr>
      <w:r w:rsidRPr="000E3636">
        <w:rPr>
          <w:rFonts w:ascii="Cambria" w:hAnsi="Cambria" w:cstheme="minorHAnsi"/>
          <w:b/>
          <w:bCs/>
          <w:szCs w:val="22"/>
          <w:lang w:val="es-CO"/>
        </w:rPr>
        <w:t xml:space="preserve">Principio general: </w:t>
      </w:r>
      <w:r w:rsidRPr="000E3636">
        <w:rPr>
          <w:rFonts w:ascii="Cambria" w:hAnsi="Cambria" w:cstheme="minorHAnsi"/>
          <w:szCs w:val="22"/>
          <w:lang w:val="es-CO"/>
        </w:rPr>
        <w:t>La mayor parte de la correspondencia y los memorandos internos deben conservarse durante el mismo período que el documento al que pertenecen o respaldan. Por ejemplo, una carta relacionada con un contrato en particular se retendría mientras dure el contrato (7 años después de su vencimiento). Se recomienda que los registros que respaldan un proyecto en particular se mantengan con el proyecto y tomen el tiempo de retención de ese archivo de proyecto en particular.</w:t>
      </w:r>
    </w:p>
    <w:p w14:paraId="72F8334A" w14:textId="77777777" w:rsidR="00EB5676" w:rsidRPr="000E3636" w:rsidRDefault="00EB5676" w:rsidP="00EB5676">
      <w:pPr>
        <w:tabs>
          <w:tab w:val="left" w:pos="720"/>
          <w:tab w:val="left" w:pos="1440"/>
        </w:tabs>
        <w:ind w:left="500"/>
        <w:jc w:val="both"/>
        <w:rPr>
          <w:rFonts w:ascii="Cambria" w:hAnsi="Cambria" w:cstheme="minorHAnsi"/>
          <w:szCs w:val="22"/>
          <w:lang w:val="es-CO"/>
        </w:rPr>
      </w:pPr>
      <w:r w:rsidRPr="000E3636">
        <w:rPr>
          <w:rFonts w:ascii="Cambria" w:hAnsi="Cambria" w:cstheme="minorHAnsi"/>
          <w:szCs w:val="22"/>
          <w:lang w:val="es-CO"/>
        </w:rPr>
        <w:t>La correspondencia o los memorandos que no pertenezcan a documentos que tengan un período de retención prescrito, por lo general, deben descartarse antes. Estos pueden dividirse en dos categorías generales:</w:t>
      </w:r>
    </w:p>
    <w:p w14:paraId="36D4824A" w14:textId="77777777" w:rsidR="00EB5676" w:rsidRPr="000E3636" w:rsidRDefault="00EB5676" w:rsidP="00EB5676">
      <w:pPr>
        <w:numPr>
          <w:ilvl w:val="2"/>
          <w:numId w:val="24"/>
        </w:numPr>
        <w:tabs>
          <w:tab w:val="clear" w:pos="720"/>
          <w:tab w:val="left" w:pos="900"/>
        </w:tabs>
        <w:overflowPunct w:val="0"/>
        <w:autoSpaceDE w:val="0"/>
        <w:autoSpaceDN w:val="0"/>
        <w:adjustRightInd w:val="0"/>
        <w:spacing w:after="0" w:line="240" w:lineRule="auto"/>
        <w:ind w:left="900" w:hanging="400"/>
        <w:jc w:val="both"/>
        <w:textAlignment w:val="baseline"/>
        <w:rPr>
          <w:rFonts w:ascii="Cambria" w:hAnsi="Cambria" w:cstheme="minorHAnsi"/>
          <w:szCs w:val="22"/>
          <w:lang w:val="es-CO"/>
        </w:rPr>
      </w:pPr>
      <w:r w:rsidRPr="000E3636">
        <w:rPr>
          <w:rFonts w:ascii="Cambria" w:hAnsi="Cambria" w:cstheme="minorHAnsi"/>
          <w:szCs w:val="22"/>
          <w:lang w:val="es-CO"/>
        </w:rPr>
        <w:t>Los que se refieran a cuestiones rutinarias y que no tengan consecuencias significativas y duraderas deberán desecharse en el plazo de dos años. Algunos ejemplos incluyen:</w:t>
      </w:r>
    </w:p>
    <w:p w14:paraId="119713A6" w14:textId="77777777" w:rsidR="00EB5676" w:rsidRPr="000E3636" w:rsidRDefault="00EB5676" w:rsidP="00EB5676">
      <w:pPr>
        <w:tabs>
          <w:tab w:val="left" w:pos="720"/>
          <w:tab w:val="left" w:pos="1440"/>
        </w:tabs>
        <w:jc w:val="both"/>
        <w:rPr>
          <w:rFonts w:ascii="Cambria" w:hAnsi="Cambria" w:cstheme="minorHAnsi"/>
          <w:szCs w:val="22"/>
          <w:lang w:val="es-CO"/>
        </w:rPr>
      </w:pPr>
    </w:p>
    <w:p w14:paraId="6BD974B5" w14:textId="77777777" w:rsidR="00EB5676" w:rsidRPr="000E3636" w:rsidRDefault="00EB5676" w:rsidP="00EB5676">
      <w:pPr>
        <w:numPr>
          <w:ilvl w:val="0"/>
          <w:numId w:val="23"/>
        </w:numPr>
        <w:tabs>
          <w:tab w:val="clear" w:pos="1728"/>
          <w:tab w:val="num" w:pos="1200"/>
        </w:tabs>
        <w:overflowPunct w:val="0"/>
        <w:autoSpaceDE w:val="0"/>
        <w:autoSpaceDN w:val="0"/>
        <w:adjustRightInd w:val="0"/>
        <w:spacing w:after="0" w:line="240" w:lineRule="auto"/>
        <w:ind w:left="1200" w:hanging="300"/>
        <w:jc w:val="both"/>
        <w:textAlignment w:val="baseline"/>
        <w:rPr>
          <w:rFonts w:ascii="Cambria" w:hAnsi="Cambria" w:cstheme="minorHAnsi"/>
          <w:szCs w:val="22"/>
          <w:lang w:val="es-CO"/>
        </w:rPr>
      </w:pPr>
      <w:r w:rsidRPr="000E3636">
        <w:rPr>
          <w:rFonts w:ascii="Cambria" w:hAnsi="Cambria" w:cstheme="minorHAnsi"/>
          <w:szCs w:val="22"/>
          <w:lang w:val="es-CO"/>
        </w:rPr>
        <w:t>Cartas y notas de rutina que no requieren acuse de recibo ni seguimiento, como notas de agradecimiento, felicitaciones, cartas de transmisión y planes para reuniones.</w:t>
      </w:r>
    </w:p>
    <w:p w14:paraId="105F46CF" w14:textId="77777777" w:rsidR="00EB5676" w:rsidRPr="000E3636" w:rsidRDefault="00EB5676" w:rsidP="00EB5676">
      <w:pPr>
        <w:numPr>
          <w:ilvl w:val="0"/>
          <w:numId w:val="23"/>
        </w:numPr>
        <w:tabs>
          <w:tab w:val="clear" w:pos="1728"/>
          <w:tab w:val="num" w:pos="1200"/>
        </w:tabs>
        <w:overflowPunct w:val="0"/>
        <w:autoSpaceDE w:val="0"/>
        <w:autoSpaceDN w:val="0"/>
        <w:adjustRightInd w:val="0"/>
        <w:spacing w:after="0" w:line="240" w:lineRule="auto"/>
        <w:ind w:left="1200" w:hanging="300"/>
        <w:jc w:val="both"/>
        <w:textAlignment w:val="baseline"/>
        <w:rPr>
          <w:rFonts w:ascii="Cambria" w:hAnsi="Cambria" w:cstheme="minorHAnsi"/>
          <w:szCs w:val="22"/>
          <w:lang w:val="es-CO"/>
        </w:rPr>
      </w:pPr>
      <w:r w:rsidRPr="000E3636">
        <w:rPr>
          <w:rFonts w:ascii="Cambria" w:hAnsi="Cambria" w:cstheme="minorHAnsi"/>
          <w:szCs w:val="22"/>
          <w:lang w:val="es-CO"/>
        </w:rPr>
        <w:t>Formule cartas que no requieran seguimiento.</w:t>
      </w:r>
    </w:p>
    <w:p w14:paraId="322C1AD6" w14:textId="77777777" w:rsidR="00EB5676" w:rsidRPr="000E3636" w:rsidRDefault="00EB5676" w:rsidP="00EB5676">
      <w:pPr>
        <w:numPr>
          <w:ilvl w:val="0"/>
          <w:numId w:val="23"/>
        </w:numPr>
        <w:tabs>
          <w:tab w:val="clear" w:pos="1728"/>
          <w:tab w:val="num" w:pos="1200"/>
        </w:tabs>
        <w:overflowPunct w:val="0"/>
        <w:autoSpaceDE w:val="0"/>
        <w:autoSpaceDN w:val="0"/>
        <w:adjustRightInd w:val="0"/>
        <w:spacing w:after="0" w:line="240" w:lineRule="auto"/>
        <w:ind w:left="1200" w:hanging="300"/>
        <w:jc w:val="both"/>
        <w:textAlignment w:val="baseline"/>
        <w:rPr>
          <w:rFonts w:ascii="Cambria" w:hAnsi="Cambria" w:cstheme="minorHAnsi"/>
          <w:szCs w:val="22"/>
          <w:lang w:val="es-CO"/>
        </w:rPr>
      </w:pPr>
      <w:r w:rsidRPr="000E3636">
        <w:rPr>
          <w:rFonts w:ascii="Cambria" w:hAnsi="Cambria" w:cstheme="minorHAnsi"/>
          <w:szCs w:val="22"/>
          <w:lang w:val="es-CO"/>
        </w:rPr>
        <w:t>Cartas de consulta general y respuestas que completan un ciclo de correspondencia.</w:t>
      </w:r>
    </w:p>
    <w:p w14:paraId="610E60F4" w14:textId="77777777" w:rsidR="00EB5676" w:rsidRPr="000E3636" w:rsidRDefault="00EB5676" w:rsidP="00EB5676">
      <w:pPr>
        <w:numPr>
          <w:ilvl w:val="0"/>
          <w:numId w:val="23"/>
        </w:numPr>
        <w:tabs>
          <w:tab w:val="clear" w:pos="1728"/>
          <w:tab w:val="num" w:pos="1200"/>
        </w:tabs>
        <w:overflowPunct w:val="0"/>
        <w:autoSpaceDE w:val="0"/>
        <w:autoSpaceDN w:val="0"/>
        <w:adjustRightInd w:val="0"/>
        <w:spacing w:after="0" w:line="240" w:lineRule="auto"/>
        <w:ind w:left="1200" w:hanging="300"/>
        <w:jc w:val="both"/>
        <w:textAlignment w:val="baseline"/>
        <w:rPr>
          <w:rFonts w:ascii="Cambria" w:hAnsi="Cambria" w:cstheme="minorHAnsi"/>
          <w:szCs w:val="22"/>
          <w:lang w:val="es-CO"/>
        </w:rPr>
      </w:pPr>
      <w:r w:rsidRPr="000E3636">
        <w:rPr>
          <w:rFonts w:ascii="Cambria" w:hAnsi="Cambria" w:cstheme="minorHAnsi"/>
          <w:szCs w:val="22"/>
          <w:lang w:val="es-CO"/>
        </w:rPr>
        <w:t>Cartas o quejas que solicitan una acción específica que no tienen más valor después de que se realizan cambios o se toman medidas (como un cambio de nombre o dirección).</w:t>
      </w:r>
    </w:p>
    <w:p w14:paraId="7FAA48FA" w14:textId="77777777" w:rsidR="00EB5676" w:rsidRPr="000E3636" w:rsidRDefault="00EB5676" w:rsidP="00EB5676">
      <w:pPr>
        <w:numPr>
          <w:ilvl w:val="0"/>
          <w:numId w:val="23"/>
        </w:numPr>
        <w:tabs>
          <w:tab w:val="clear" w:pos="1728"/>
          <w:tab w:val="num" w:pos="1200"/>
        </w:tabs>
        <w:overflowPunct w:val="0"/>
        <w:autoSpaceDE w:val="0"/>
        <w:autoSpaceDN w:val="0"/>
        <w:adjustRightInd w:val="0"/>
        <w:spacing w:after="0" w:line="240" w:lineRule="auto"/>
        <w:ind w:left="1200" w:hanging="300"/>
        <w:jc w:val="both"/>
        <w:textAlignment w:val="baseline"/>
        <w:rPr>
          <w:rFonts w:ascii="Cambria" w:hAnsi="Cambria" w:cstheme="minorHAnsi"/>
          <w:szCs w:val="22"/>
          <w:lang w:val="es-CO"/>
        </w:rPr>
      </w:pPr>
      <w:r w:rsidRPr="000E3636">
        <w:rPr>
          <w:rFonts w:ascii="Cambria" w:hAnsi="Cambria" w:cstheme="minorHAnsi"/>
          <w:szCs w:val="22"/>
          <w:lang w:val="es-CO"/>
        </w:rPr>
        <w:t>Otras cartas de asunto intrascendente o que cierren definitivamente la correspondencia a las que no será necesaria mayor referencia.</w:t>
      </w:r>
    </w:p>
    <w:p w14:paraId="42BEA4F1" w14:textId="77777777" w:rsidR="00EB5676" w:rsidRPr="000E3636" w:rsidRDefault="00EB5676" w:rsidP="00EB5676">
      <w:pPr>
        <w:numPr>
          <w:ilvl w:val="0"/>
          <w:numId w:val="23"/>
        </w:numPr>
        <w:tabs>
          <w:tab w:val="clear" w:pos="1728"/>
          <w:tab w:val="num" w:pos="1200"/>
        </w:tabs>
        <w:overflowPunct w:val="0"/>
        <w:autoSpaceDE w:val="0"/>
        <w:autoSpaceDN w:val="0"/>
        <w:adjustRightInd w:val="0"/>
        <w:spacing w:after="0" w:line="240" w:lineRule="auto"/>
        <w:ind w:left="1200" w:hanging="300"/>
        <w:jc w:val="both"/>
        <w:textAlignment w:val="baseline"/>
        <w:rPr>
          <w:rFonts w:ascii="Cambria" w:hAnsi="Cambria" w:cstheme="minorHAnsi"/>
          <w:szCs w:val="22"/>
          <w:lang w:val="es-CO"/>
        </w:rPr>
      </w:pPr>
      <w:r w:rsidRPr="000E3636">
        <w:rPr>
          <w:rFonts w:ascii="Cambria" w:hAnsi="Cambria" w:cstheme="minorHAnsi"/>
          <w:szCs w:val="22"/>
          <w:lang w:val="es-CO"/>
        </w:rPr>
        <w:t>Archivos de correspondencia cronológica.</w:t>
      </w:r>
    </w:p>
    <w:p w14:paraId="26CA90C9" w14:textId="77777777" w:rsidR="00EB5676" w:rsidRPr="000E3636" w:rsidRDefault="00EB5676" w:rsidP="00EB5676">
      <w:pPr>
        <w:tabs>
          <w:tab w:val="left" w:pos="900"/>
          <w:tab w:val="left" w:pos="1440"/>
        </w:tabs>
        <w:ind w:left="900"/>
        <w:jc w:val="both"/>
        <w:rPr>
          <w:rFonts w:ascii="Cambria" w:hAnsi="Cambria" w:cstheme="minorHAnsi"/>
          <w:szCs w:val="22"/>
          <w:lang w:val="es-CO"/>
        </w:rPr>
      </w:pPr>
      <w:r w:rsidRPr="000E3636">
        <w:rPr>
          <w:rFonts w:ascii="Cambria" w:hAnsi="Cambria" w:cstheme="minorHAnsi"/>
          <w:szCs w:val="22"/>
          <w:lang w:val="es-CO"/>
        </w:rPr>
        <w:t>Tenga en cuenta que las copias de la correspondencia entre oficinas y los documentos donde una copia estará en el archivo del departamento de origen deben leerse y destruirse, a menos que esa información proporcione una referencia o dirección a otros documentos y deba conservarse para la trazabilidad del proyecto.</w:t>
      </w:r>
    </w:p>
    <w:p w14:paraId="442143B0" w14:textId="77777777" w:rsidR="00EB5676" w:rsidRPr="000E3636" w:rsidRDefault="00EB5676" w:rsidP="00EB5676">
      <w:pPr>
        <w:numPr>
          <w:ilvl w:val="2"/>
          <w:numId w:val="24"/>
        </w:numPr>
        <w:tabs>
          <w:tab w:val="clear" w:pos="720"/>
          <w:tab w:val="left" w:pos="900"/>
        </w:tabs>
        <w:overflowPunct w:val="0"/>
        <w:autoSpaceDE w:val="0"/>
        <w:autoSpaceDN w:val="0"/>
        <w:adjustRightInd w:val="0"/>
        <w:spacing w:after="0" w:line="240" w:lineRule="auto"/>
        <w:ind w:left="900" w:hanging="400"/>
        <w:jc w:val="both"/>
        <w:textAlignment w:val="baseline"/>
        <w:rPr>
          <w:rFonts w:ascii="Cambria" w:hAnsi="Cambria" w:cstheme="minorHAnsi"/>
          <w:szCs w:val="22"/>
          <w:lang w:val="es-CO"/>
        </w:rPr>
      </w:pPr>
      <w:r w:rsidRPr="000E3636">
        <w:rPr>
          <w:rFonts w:ascii="Cambria" w:hAnsi="Cambria" w:cstheme="minorHAnsi"/>
          <w:szCs w:val="22"/>
          <w:lang w:val="es-CO"/>
        </w:rPr>
        <w:t>Los que se relacionan con asuntos no rutinarios o que tienen consecuencias significativas y duraderas, por lo general, deben conservarse de forma permanente.</w:t>
      </w:r>
    </w:p>
    <w:p w14:paraId="4B2E9A84" w14:textId="77777777" w:rsidR="00EB5676" w:rsidRPr="000E3636" w:rsidRDefault="00EB5676" w:rsidP="00EB5676">
      <w:pPr>
        <w:tabs>
          <w:tab w:val="left" w:pos="720"/>
          <w:tab w:val="left" w:pos="1440"/>
        </w:tabs>
        <w:ind w:left="1008"/>
        <w:rPr>
          <w:ins w:id="23" w:author="Alex" w:date="2006-07-18T10:50:00Z"/>
          <w:rFonts w:ascii="Cambria" w:hAnsi="Cambria" w:cstheme="minorHAnsi"/>
          <w:szCs w:val="22"/>
          <w:lang w:val="es-CO"/>
        </w:rPr>
      </w:pPr>
    </w:p>
    <w:p w14:paraId="55EAA327" w14:textId="77777777" w:rsidR="00EB5676" w:rsidRPr="000E3636" w:rsidRDefault="00EB5676" w:rsidP="00EB5676">
      <w:pPr>
        <w:tabs>
          <w:tab w:val="left" w:pos="720"/>
          <w:tab w:val="left" w:pos="1440"/>
        </w:tabs>
        <w:ind w:left="576"/>
        <w:rPr>
          <w:rFonts w:ascii="Cambria" w:hAnsi="Cambria" w:cstheme="minorHAnsi"/>
          <w:szCs w:val="22"/>
          <w:lang w:val="es-CO"/>
        </w:rPr>
      </w:pPr>
    </w:p>
    <w:p w14:paraId="2581E9E8"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Documentos electrónicos</w:t>
      </w:r>
    </w:p>
    <w:p w14:paraId="03F741DA" w14:textId="77777777" w:rsidR="00EB5676" w:rsidRPr="000E3636" w:rsidRDefault="00EB5676" w:rsidP="00EB5676">
      <w:pPr>
        <w:numPr>
          <w:ilvl w:val="0"/>
          <w:numId w:val="26"/>
        </w:numPr>
        <w:tabs>
          <w:tab w:val="clear" w:pos="1080"/>
          <w:tab w:val="num" w:pos="900"/>
        </w:tabs>
        <w:spacing w:after="0" w:line="240" w:lineRule="auto"/>
        <w:ind w:left="900" w:hanging="400"/>
        <w:rPr>
          <w:rFonts w:ascii="Cambria" w:hAnsi="Cambria" w:cstheme="minorHAnsi"/>
          <w:szCs w:val="22"/>
          <w:lang w:val="es-CO"/>
        </w:rPr>
      </w:pPr>
      <w:r w:rsidRPr="000E3636">
        <w:rPr>
          <w:rFonts w:ascii="Cambria" w:hAnsi="Cambria" w:cstheme="minorHAnsi"/>
          <w:b/>
          <w:szCs w:val="22"/>
          <w:lang w:val="es-CO"/>
        </w:rPr>
        <w:t>Correo electrónico</w:t>
      </w:r>
      <w:r w:rsidRPr="000E3636">
        <w:rPr>
          <w:rFonts w:ascii="Cambria" w:hAnsi="Cambria" w:cstheme="minorHAnsi"/>
          <w:szCs w:val="22"/>
          <w:lang w:val="es-CO"/>
        </w:rPr>
        <w:t>: no es necesario conservar todos los correos electrónicos, según el asunto.</w:t>
      </w:r>
    </w:p>
    <w:p w14:paraId="3FA5F022"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Cs/>
          <w:szCs w:val="22"/>
          <w:lang w:val="es-CO"/>
        </w:rPr>
      </w:pPr>
      <w:r w:rsidRPr="000E3636">
        <w:rPr>
          <w:rFonts w:ascii="Cambria" w:hAnsi="Cambria" w:cstheme="minorHAnsi"/>
          <w:bCs/>
          <w:szCs w:val="22"/>
          <w:lang w:val="es-CO"/>
        </w:rPr>
        <w:t>Todos los correos electrónicos, de fuentes internas o externas, deben eliminarse después de 12 meses.</w:t>
      </w:r>
    </w:p>
    <w:p w14:paraId="5BFA1B12"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Cs/>
          <w:szCs w:val="22"/>
          <w:lang w:val="es-CO"/>
        </w:rPr>
      </w:pPr>
      <w:r w:rsidRPr="000E3636">
        <w:rPr>
          <w:rFonts w:ascii="Cambria" w:hAnsi="Cambria" w:cstheme="minorHAnsi"/>
          <w:bCs/>
          <w:szCs w:val="22"/>
          <w:lang w:val="es-CO"/>
        </w:rPr>
        <w:t>Personal se esforzará por mantener todos menos una minoría insignificante de su correo electrónico relacionado con asuntos comerciales.</w:t>
      </w:r>
    </w:p>
    <w:p w14:paraId="24ED6FC3"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Cs/>
          <w:szCs w:val="22"/>
          <w:lang w:val="es-CO"/>
        </w:rPr>
      </w:pPr>
      <w:r w:rsidRPr="000E3636">
        <w:rPr>
          <w:rFonts w:ascii="Cambria" w:hAnsi="Cambria" w:cstheme="minorHAnsi"/>
          <w:szCs w:val="22"/>
          <w:lang w:val="es-CO"/>
        </w:rPr>
        <w:t xml:space="preserve">Anaconda Web </w:t>
      </w:r>
      <w:r w:rsidRPr="000E3636">
        <w:rPr>
          <w:rFonts w:ascii="Cambria" w:hAnsi="Cambria" w:cstheme="minorHAnsi"/>
          <w:bCs/>
          <w:szCs w:val="22"/>
          <w:lang w:val="es-CO"/>
        </w:rPr>
        <w:t>archivará el correo electrónico durante seis meses después de que el personal lo haya eliminado, después de lo cual el correo electrónico se eliminará de forma permanente.</w:t>
      </w:r>
    </w:p>
    <w:p w14:paraId="43E546BC"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
          <w:bCs/>
          <w:szCs w:val="22"/>
          <w:lang w:val="es-CO"/>
        </w:rPr>
      </w:pPr>
      <w:r w:rsidRPr="000E3636">
        <w:rPr>
          <w:rFonts w:ascii="Cambria" w:hAnsi="Cambria" w:cstheme="minorHAnsi"/>
          <w:szCs w:val="22"/>
          <w:lang w:val="es-CO"/>
        </w:rPr>
        <w:t>Todos los correo electrónico relacionado con la empresa debe descargarse en un centro de servicio o directorio de usuarios en el servidor.</w:t>
      </w:r>
    </w:p>
    <w:p w14:paraId="4DD76B4B"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Cs/>
          <w:szCs w:val="22"/>
          <w:lang w:val="es-CO"/>
        </w:rPr>
      </w:pPr>
      <w:r w:rsidRPr="000E3636">
        <w:rPr>
          <w:rFonts w:ascii="Cambria" w:hAnsi="Cambria" w:cstheme="minorHAnsi"/>
          <w:bCs/>
          <w:szCs w:val="22"/>
          <w:lang w:val="es-CO"/>
        </w:rPr>
        <w:lastRenderedPageBreak/>
        <w:t xml:space="preserve">Personal no almacenará ni transferirá </w:t>
      </w:r>
      <w:r w:rsidRPr="000E3636">
        <w:rPr>
          <w:rFonts w:ascii="Cambria" w:hAnsi="Cambria" w:cstheme="minorHAnsi"/>
          <w:szCs w:val="22"/>
          <w:lang w:val="es-CO"/>
        </w:rPr>
        <w:t xml:space="preserve">el </w:t>
      </w:r>
      <w:r w:rsidRPr="000E3636">
        <w:rPr>
          <w:rFonts w:ascii="Cambria" w:hAnsi="Cambria" w:cstheme="minorHAnsi"/>
          <w:bCs/>
          <w:szCs w:val="22"/>
          <w:lang w:val="es-CO"/>
        </w:rPr>
        <w:t>correo electrónico relacionado en computadoras no relacionadas con el trabajo, excepto cuando sea necesario o apropiado para</w:t>
      </w:r>
      <w:r w:rsidRPr="000E3636">
        <w:rPr>
          <w:rFonts w:ascii="Cambria" w:hAnsi="Cambria" w:cstheme="minorHAnsi"/>
          <w:szCs w:val="22"/>
          <w:lang w:val="es-CO"/>
        </w:rPr>
        <w:t xml:space="preserve"> </w:t>
      </w:r>
      <w:r w:rsidRPr="000E3636">
        <w:rPr>
          <w:rFonts w:ascii="Cambria" w:hAnsi="Cambria" w:cstheme="minorHAnsi"/>
          <w:bCs/>
          <w:szCs w:val="22"/>
          <w:lang w:val="es-CO"/>
        </w:rPr>
        <w:t>propósitos de gestión</w:t>
      </w:r>
    </w:p>
    <w:p w14:paraId="5C3C03A5"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Cs/>
          <w:szCs w:val="22"/>
          <w:lang w:val="es-CO"/>
        </w:rPr>
      </w:pPr>
      <w:r w:rsidRPr="000E3636">
        <w:rPr>
          <w:rFonts w:ascii="Cambria" w:hAnsi="Cambria" w:cstheme="minorHAnsi"/>
          <w:bCs/>
          <w:szCs w:val="22"/>
          <w:lang w:val="es-CO"/>
        </w:rPr>
        <w:t>Personal tendrá cuidado de no enviar información confidencial/de propiedad Anaconda Web o información a fuentes externas.</w:t>
      </w:r>
    </w:p>
    <w:p w14:paraId="0564C443" w14:textId="77777777" w:rsidR="00EB5676" w:rsidRPr="000E3636" w:rsidRDefault="00EB5676" w:rsidP="00EB5676">
      <w:pPr>
        <w:numPr>
          <w:ilvl w:val="0"/>
          <w:numId w:val="28"/>
        </w:numPr>
        <w:tabs>
          <w:tab w:val="clear" w:pos="1440"/>
          <w:tab w:val="num" w:pos="1200"/>
        </w:tabs>
        <w:spacing w:after="0" w:line="240" w:lineRule="auto"/>
        <w:ind w:left="1200" w:hanging="300"/>
        <w:rPr>
          <w:rFonts w:ascii="Cambria" w:hAnsi="Cambria" w:cstheme="minorHAnsi"/>
          <w:bCs/>
          <w:szCs w:val="22"/>
          <w:lang w:val="es-CO"/>
        </w:rPr>
      </w:pPr>
      <w:r w:rsidRPr="000E3636">
        <w:rPr>
          <w:rFonts w:ascii="Cambria" w:hAnsi="Cambria" w:cstheme="minorHAnsi"/>
          <w:bCs/>
          <w:szCs w:val="22"/>
          <w:lang w:val="es-CO"/>
        </w:rPr>
        <w:t>Cualquier correo electrónico que el personal considere vital para el desempeño de su trabajo debe copiarse en la carpeta de la unidad H: del personal e imprimirse y almacenarse en el espacio de trabajo del empleado.</w:t>
      </w:r>
    </w:p>
    <w:p w14:paraId="05C9E05C" w14:textId="77777777" w:rsidR="00EB5676" w:rsidRPr="000E3636" w:rsidRDefault="00EB5676" w:rsidP="00EB5676">
      <w:pPr>
        <w:tabs>
          <w:tab w:val="left" w:pos="720"/>
          <w:tab w:val="left" w:pos="1440"/>
        </w:tabs>
        <w:ind w:left="2160" w:hanging="720"/>
        <w:rPr>
          <w:rFonts w:ascii="Cambria" w:hAnsi="Cambria" w:cstheme="minorHAnsi"/>
          <w:bCs/>
          <w:szCs w:val="22"/>
          <w:lang w:val="es-CO"/>
        </w:rPr>
      </w:pPr>
    </w:p>
    <w:p w14:paraId="2CB0EEBB" w14:textId="77777777" w:rsidR="00EB5676" w:rsidRPr="000E3636" w:rsidRDefault="00EB5676" w:rsidP="00EB5676">
      <w:pPr>
        <w:numPr>
          <w:ilvl w:val="0"/>
          <w:numId w:val="26"/>
        </w:numPr>
        <w:tabs>
          <w:tab w:val="clear" w:pos="1080"/>
          <w:tab w:val="num" w:pos="900"/>
        </w:tabs>
        <w:spacing w:after="0" w:line="240" w:lineRule="auto"/>
        <w:ind w:left="900" w:hanging="400"/>
        <w:rPr>
          <w:rFonts w:ascii="Cambria" w:hAnsi="Cambria" w:cstheme="minorHAnsi"/>
          <w:szCs w:val="22"/>
          <w:lang w:val="es-CO"/>
        </w:rPr>
      </w:pPr>
      <w:r w:rsidRPr="000E3636">
        <w:rPr>
          <w:rFonts w:ascii="Cambria" w:hAnsi="Cambria" w:cstheme="minorHAnsi"/>
          <w:szCs w:val="22"/>
          <w:lang w:val="es-CO"/>
        </w:rPr>
        <w:t>Documentos electrónicos: incluidos Microsoft Office Suite y archivos PDF. La retención también depende del tema.</w:t>
      </w:r>
    </w:p>
    <w:p w14:paraId="1AC35673" w14:textId="77777777" w:rsidR="00EB5676" w:rsidRPr="000E3636" w:rsidRDefault="00EB5676" w:rsidP="00EB5676">
      <w:pPr>
        <w:numPr>
          <w:ilvl w:val="1"/>
          <w:numId w:val="27"/>
        </w:numPr>
        <w:tabs>
          <w:tab w:val="clear" w:pos="1440"/>
          <w:tab w:val="num" w:pos="1200"/>
        </w:tabs>
        <w:overflowPunct w:val="0"/>
        <w:autoSpaceDE w:val="0"/>
        <w:autoSpaceDN w:val="0"/>
        <w:adjustRightInd w:val="0"/>
        <w:spacing w:after="0" w:line="240" w:lineRule="auto"/>
        <w:ind w:left="1200" w:hanging="300"/>
        <w:textAlignment w:val="baseline"/>
        <w:rPr>
          <w:rFonts w:ascii="Cambria" w:hAnsi="Cambria" w:cstheme="minorHAnsi"/>
          <w:bCs/>
          <w:szCs w:val="22"/>
          <w:lang w:val="es-CO"/>
        </w:rPr>
      </w:pPr>
      <w:r w:rsidRPr="000E3636">
        <w:rPr>
          <w:rFonts w:ascii="Cambria" w:hAnsi="Cambria" w:cstheme="minorHAnsi"/>
          <w:b/>
          <w:szCs w:val="22"/>
          <w:lang w:val="es-CO"/>
        </w:rPr>
        <w:t>documentos PDF</w:t>
      </w:r>
      <w:r w:rsidRPr="000E3636">
        <w:rPr>
          <w:rFonts w:ascii="Cambria" w:hAnsi="Cambria" w:cstheme="minorHAnsi"/>
          <w:bCs/>
          <w:szCs w:val="22"/>
          <w:lang w:val="es-CO"/>
        </w:rPr>
        <w:t>– El período de tiempo que debe conservarse un archivo PDF debe basarse en el contenido del archivo y la categoría en las distintas secciones de esta política. El periodo máximo de conservación de un archivo PDF es de 6 años. Los archivos PDF que el empleado considere vitales para el desempeño de su trabajo deben imprimirse y almacenarse en el espacio de trabajo del empleado.</w:t>
      </w:r>
    </w:p>
    <w:p w14:paraId="52D83D70" w14:textId="77777777" w:rsidR="00EB5676" w:rsidRPr="000E3636" w:rsidRDefault="00EB5676" w:rsidP="00EB5676">
      <w:pPr>
        <w:numPr>
          <w:ilvl w:val="1"/>
          <w:numId w:val="27"/>
        </w:numPr>
        <w:tabs>
          <w:tab w:val="clear" w:pos="1440"/>
          <w:tab w:val="num" w:pos="1200"/>
        </w:tabs>
        <w:overflowPunct w:val="0"/>
        <w:autoSpaceDE w:val="0"/>
        <w:autoSpaceDN w:val="0"/>
        <w:adjustRightInd w:val="0"/>
        <w:spacing w:after="0" w:line="240" w:lineRule="auto"/>
        <w:ind w:left="1200" w:hanging="300"/>
        <w:textAlignment w:val="baseline"/>
        <w:rPr>
          <w:rFonts w:ascii="Cambria" w:hAnsi="Cambria" w:cstheme="minorHAnsi"/>
          <w:bCs/>
          <w:szCs w:val="22"/>
          <w:lang w:val="es-CO"/>
        </w:rPr>
      </w:pPr>
      <w:r w:rsidRPr="000E3636">
        <w:rPr>
          <w:rFonts w:ascii="Cambria" w:hAnsi="Cambria" w:cstheme="minorHAnsi"/>
          <w:b/>
          <w:szCs w:val="22"/>
          <w:lang w:val="es-CO"/>
        </w:rPr>
        <w:t>Archivos de texto/formateados</w:t>
      </w:r>
      <w:r w:rsidRPr="000E3636">
        <w:rPr>
          <w:rFonts w:ascii="Cambria" w:hAnsi="Cambria" w:cstheme="minorHAnsi"/>
          <w:bCs/>
          <w:szCs w:val="22"/>
          <w:lang w:val="es-CO"/>
        </w:rPr>
        <w:t>-Personal realizará revisiones anuales de todos los archivos de texto/formateados (por ejemplo, documentos de Microsoft Word) y eliminará todos aquellos que considere innecesarios o desactualizados. Después de cinco años, todos los archivos de texto se eliminarán de la red y de la computadora de escritorio o portátil del personal. Los archivos de texto/formateados que el personal considere vitales para el desempeño de su trabajo deben imprimirse y almacenarse en el espacio de trabajo del personal.</w:t>
      </w:r>
      <w:r w:rsidRPr="000E3636">
        <w:rPr>
          <w:rFonts w:ascii="Cambria" w:hAnsi="Cambria" w:cstheme="minorHAnsi"/>
          <w:bCs/>
          <w:szCs w:val="22"/>
          <w:lang w:val="es-CO"/>
        </w:rPr>
        <w:br/>
      </w:r>
    </w:p>
    <w:p w14:paraId="4CB9CC5A" w14:textId="77777777" w:rsidR="00EB5676" w:rsidRPr="000E3636" w:rsidRDefault="00EB5676" w:rsidP="00EB5676">
      <w:pPr>
        <w:numPr>
          <w:ilvl w:val="0"/>
          <w:numId w:val="26"/>
        </w:numPr>
        <w:tabs>
          <w:tab w:val="clear" w:pos="1080"/>
          <w:tab w:val="num" w:pos="900"/>
        </w:tabs>
        <w:overflowPunct w:val="0"/>
        <w:autoSpaceDE w:val="0"/>
        <w:autoSpaceDN w:val="0"/>
        <w:adjustRightInd w:val="0"/>
        <w:spacing w:after="0" w:line="240" w:lineRule="auto"/>
        <w:ind w:hanging="580"/>
        <w:textAlignment w:val="baseline"/>
        <w:rPr>
          <w:rFonts w:ascii="Cambria" w:hAnsi="Cambria" w:cstheme="minorHAnsi"/>
          <w:b/>
          <w:bCs/>
          <w:szCs w:val="22"/>
          <w:lang w:val="es-CO"/>
        </w:rPr>
      </w:pPr>
      <w:r w:rsidRPr="000E3636">
        <w:rPr>
          <w:rFonts w:ascii="Cambria" w:hAnsi="Cambria" w:cstheme="minorHAnsi"/>
          <w:b/>
          <w:bCs/>
          <w:szCs w:val="22"/>
          <w:lang w:val="es-CO"/>
        </w:rPr>
        <w:t>Archivos de la página web: Internet Cookies</w:t>
      </w:r>
    </w:p>
    <w:p w14:paraId="0EE16A4C" w14:textId="77777777" w:rsidR="00EB5676" w:rsidRPr="000E3636" w:rsidRDefault="00EB5676" w:rsidP="00EB5676">
      <w:pPr>
        <w:numPr>
          <w:ilvl w:val="0"/>
          <w:numId w:val="29"/>
        </w:numPr>
        <w:tabs>
          <w:tab w:val="clear" w:pos="1440"/>
          <w:tab w:val="num" w:pos="1200"/>
        </w:tabs>
        <w:overflowPunct w:val="0"/>
        <w:autoSpaceDE w:val="0"/>
        <w:autoSpaceDN w:val="0"/>
        <w:adjustRightInd w:val="0"/>
        <w:spacing w:after="0" w:line="240" w:lineRule="auto"/>
        <w:ind w:left="1200" w:hanging="300"/>
        <w:jc w:val="both"/>
        <w:textAlignment w:val="baseline"/>
        <w:rPr>
          <w:rFonts w:ascii="Cambria" w:hAnsi="Cambria" w:cstheme="minorHAnsi"/>
          <w:bCs/>
          <w:szCs w:val="22"/>
          <w:lang w:val="es-CO"/>
        </w:rPr>
      </w:pPr>
      <w:r w:rsidRPr="000E3636">
        <w:rPr>
          <w:rFonts w:ascii="Cambria" w:hAnsi="Cambria" w:cstheme="minorHAnsi"/>
          <w:bCs/>
          <w:szCs w:val="22"/>
          <w:lang w:val="es-CO"/>
        </w:rPr>
        <w:t>Todas las estaciones de trabajo: Internet Explorer debe programarse para eliminar Internet cookies una vez al mes.</w:t>
      </w:r>
    </w:p>
    <w:p w14:paraId="78B791AA" w14:textId="77777777" w:rsidR="00EB5676" w:rsidRPr="000E3636" w:rsidRDefault="00EB5676" w:rsidP="00EB5676">
      <w:pPr>
        <w:tabs>
          <w:tab w:val="left" w:pos="1440"/>
        </w:tabs>
        <w:ind w:left="720"/>
        <w:jc w:val="both"/>
        <w:rPr>
          <w:rFonts w:ascii="Cambria" w:hAnsi="Cambria" w:cstheme="minorHAnsi"/>
          <w:bCs/>
          <w:szCs w:val="22"/>
          <w:lang w:val="es-CO"/>
        </w:rPr>
      </w:pPr>
      <w:r w:rsidRPr="000E3636">
        <w:rPr>
          <w:rFonts w:ascii="Cambria" w:hAnsi="Cambria" w:cstheme="minorHAnsi"/>
          <w:szCs w:val="22"/>
          <w:lang w:val="es-CO"/>
        </w:rPr>
        <w:t xml:space="preserve">Anaconda Web </w:t>
      </w:r>
      <w:r w:rsidRPr="000E3636">
        <w:rPr>
          <w:rFonts w:ascii="Cambria" w:hAnsi="Cambria" w:cstheme="minorHAnsi"/>
          <w:bCs/>
          <w:szCs w:val="22"/>
          <w:lang w:val="es-CO"/>
        </w:rPr>
        <w:t>no elimina automáticamente los archivos electrónicos más allá de las fechas especificadas en esta Política. Es responsabilidad de todo el personal adherirse a las pautas especificadas en esta política.</w:t>
      </w:r>
    </w:p>
    <w:p w14:paraId="355C1F78" w14:textId="77777777" w:rsidR="00EB5676" w:rsidRPr="000E3636" w:rsidRDefault="00EB5676" w:rsidP="00EB5676">
      <w:pPr>
        <w:tabs>
          <w:tab w:val="left" w:pos="1440"/>
        </w:tabs>
        <w:ind w:left="720"/>
        <w:rPr>
          <w:rFonts w:ascii="Cambria" w:hAnsi="Cambria" w:cstheme="minorHAnsi"/>
          <w:bCs/>
          <w:szCs w:val="22"/>
          <w:lang w:val="es-CO"/>
        </w:rPr>
      </w:pPr>
      <w:r w:rsidRPr="000E3636">
        <w:rPr>
          <w:rFonts w:ascii="Cambria" w:hAnsi="Cambria" w:cstheme="minorHAnsi"/>
          <w:bCs/>
          <w:szCs w:val="22"/>
          <w:lang w:val="es-CO"/>
        </w:rPr>
        <w:t>Cada día</w:t>
      </w:r>
      <w:r w:rsidRPr="000E3636">
        <w:rPr>
          <w:rFonts w:ascii="Cambria" w:hAnsi="Cambria" w:cstheme="minorHAnsi"/>
          <w:szCs w:val="22"/>
          <w:lang w:val="es-CO"/>
        </w:rPr>
        <w:t xml:space="preserve"> Anaconda Web, </w:t>
      </w:r>
      <w:r w:rsidRPr="000E3636">
        <w:rPr>
          <w:rFonts w:ascii="Cambria" w:hAnsi="Cambria" w:cstheme="minorHAnsi"/>
          <w:bCs/>
          <w:szCs w:val="22"/>
          <w:lang w:val="es-CO"/>
        </w:rPr>
        <w:t>ejecutará una copia de seguridad en cinta de todos los archivos electrónicos (incluido el correo electrónico) en</w:t>
      </w:r>
      <w:r w:rsidRPr="000E3636">
        <w:rPr>
          <w:rFonts w:ascii="Cambria" w:hAnsi="Cambria" w:cstheme="minorHAnsi"/>
          <w:szCs w:val="22"/>
          <w:lang w:val="es-CO"/>
        </w:rPr>
        <w:t xml:space="preserve"> </w:t>
      </w:r>
      <w:r w:rsidRPr="000E3636">
        <w:rPr>
          <w:rFonts w:ascii="Cambria" w:hAnsi="Cambria" w:cstheme="minorHAnsi"/>
          <w:bCs/>
          <w:szCs w:val="22"/>
          <w:lang w:val="es-CO"/>
        </w:rPr>
        <w:t xml:space="preserve">Los servidores de Anaconda Web, como se </w:t>
      </w:r>
    </w:p>
    <w:p w14:paraId="2A300A0C" w14:textId="77777777" w:rsidR="00EB5676" w:rsidRPr="000E3636" w:rsidRDefault="00EB5676" w:rsidP="00EB5676">
      <w:pPr>
        <w:tabs>
          <w:tab w:val="left" w:pos="1440"/>
        </w:tabs>
        <w:ind w:left="720"/>
        <w:rPr>
          <w:rFonts w:ascii="Cambria" w:hAnsi="Cambria" w:cstheme="minorHAnsi"/>
          <w:bCs/>
          <w:szCs w:val="22"/>
          <w:lang w:val="es-CO"/>
        </w:rPr>
      </w:pPr>
      <w:r w:rsidRPr="000E3636">
        <w:rPr>
          <w:rFonts w:ascii="Cambria" w:hAnsi="Cambria" w:cstheme="minorHAnsi"/>
          <w:bCs/>
          <w:szCs w:val="22"/>
          <w:lang w:val="es-CO"/>
        </w:rPr>
        <w:t>Plan de recuperación en un desastre. Esta cinta de respaldo es una protección para recuperar información perdida dentro de un período de recuperación de un año en caso de que los documentos en la red experimenten problemas. La copia de seguridad en cinta se considera una salvaguarda para el sistema de retención de registros de Anaconda Web, pero no se considera un repositorio oficial de</w:t>
      </w:r>
      <w:r w:rsidRPr="000E3636">
        <w:rPr>
          <w:rFonts w:ascii="Cambria" w:hAnsi="Cambria" w:cstheme="minorHAnsi"/>
          <w:szCs w:val="22"/>
          <w:lang w:val="es-CO"/>
        </w:rPr>
        <w:t xml:space="preserve"> Anaconda Web y sus </w:t>
      </w:r>
      <w:r w:rsidRPr="000E3636">
        <w:rPr>
          <w:rFonts w:ascii="Cambria" w:hAnsi="Cambria" w:cstheme="minorHAnsi"/>
          <w:bCs/>
          <w:szCs w:val="22"/>
          <w:lang w:val="es-CO"/>
        </w:rPr>
        <w:t xml:space="preserve">registros. Todas las cintas mensuales y anuales se almacenan fuera del sitio de acuerdo </w:t>
      </w:r>
      <w:proofErr w:type="spellStart"/>
      <w:r w:rsidRPr="000E3636">
        <w:rPr>
          <w:rFonts w:ascii="Cambria" w:hAnsi="Cambria" w:cstheme="minorHAnsi"/>
          <w:bCs/>
          <w:szCs w:val="22"/>
          <w:lang w:val="es-CO"/>
        </w:rPr>
        <w:t>conPolítica</w:t>
      </w:r>
      <w:proofErr w:type="spellEnd"/>
      <w:r w:rsidRPr="000E3636">
        <w:rPr>
          <w:rFonts w:ascii="Cambria" w:hAnsi="Cambria" w:cstheme="minorHAnsi"/>
          <w:bCs/>
          <w:szCs w:val="22"/>
          <w:lang w:val="es-CO"/>
        </w:rPr>
        <w:t xml:space="preserve"> de recuperación ante desastres </w:t>
      </w:r>
      <w:proofErr w:type="gramStart"/>
      <w:r w:rsidRPr="000E3636">
        <w:rPr>
          <w:rFonts w:ascii="Cambria" w:hAnsi="Cambria" w:cstheme="minorHAnsi"/>
          <w:bCs/>
          <w:szCs w:val="22"/>
          <w:lang w:val="es-CO"/>
        </w:rPr>
        <w:t>de .</w:t>
      </w:r>
      <w:proofErr w:type="gramEnd"/>
    </w:p>
    <w:p w14:paraId="0FFE44D4" w14:textId="77777777" w:rsidR="00EB5676" w:rsidRPr="000E3636" w:rsidRDefault="00EB5676" w:rsidP="00EB5676">
      <w:pPr>
        <w:tabs>
          <w:tab w:val="left" w:pos="1440"/>
        </w:tabs>
        <w:ind w:left="720"/>
        <w:rPr>
          <w:rFonts w:ascii="Cambria" w:hAnsi="Cambria" w:cstheme="minorHAnsi"/>
          <w:bCs/>
          <w:szCs w:val="22"/>
          <w:lang w:val="es-CO"/>
        </w:rPr>
      </w:pPr>
      <w:r w:rsidRPr="000E3636">
        <w:rPr>
          <w:rFonts w:ascii="Cambria" w:hAnsi="Cambria" w:cstheme="minorHAnsi"/>
          <w:bCs/>
          <w:szCs w:val="22"/>
          <w:lang w:val="es-CO"/>
        </w:rPr>
        <w:t>En determinados casos se mantendrá un documento tanto en papel como en formato electrónico. En tales casos el documento oficial será el documento electrónico.</w:t>
      </w:r>
    </w:p>
    <w:p w14:paraId="28A34405"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de subvenciones</w:t>
      </w:r>
    </w:p>
    <w:p w14:paraId="1A7546D7" w14:textId="77777777" w:rsidR="00EB5676" w:rsidRPr="000E3636" w:rsidRDefault="00EB5676" w:rsidP="00EB5676">
      <w:pPr>
        <w:tabs>
          <w:tab w:val="left" w:pos="720"/>
          <w:tab w:val="left" w:pos="1440"/>
        </w:tabs>
        <w:ind w:left="1008"/>
        <w:rPr>
          <w:rFonts w:ascii="Cambria" w:hAnsi="Cambria" w:cstheme="minorHAnsi"/>
          <w:b/>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3"/>
        <w:gridCol w:w="3655"/>
      </w:tblGrid>
      <w:tr w:rsidR="000E3636" w:rsidRPr="000E3636" w14:paraId="347A7D6E" w14:textId="77777777" w:rsidTr="00202606">
        <w:trPr>
          <w:cantSplit/>
          <w:trHeight w:val="570"/>
          <w:tblHeader/>
        </w:trPr>
        <w:tc>
          <w:tcPr>
            <w:tcW w:w="4466" w:type="dxa"/>
            <w:shd w:val="clear" w:color="auto" w:fill="F2F2F2" w:themeFill="background1" w:themeFillShade="F2"/>
            <w:vAlign w:val="center"/>
          </w:tcPr>
          <w:p w14:paraId="202B6379"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lastRenderedPageBreak/>
              <w:t>Tipo de registro</w:t>
            </w:r>
          </w:p>
        </w:tc>
        <w:tc>
          <w:tcPr>
            <w:tcW w:w="3768" w:type="dxa"/>
            <w:shd w:val="clear" w:color="auto" w:fill="F2F2F2" w:themeFill="background1" w:themeFillShade="F2"/>
            <w:vAlign w:val="center"/>
          </w:tcPr>
          <w:p w14:paraId="3B93E9BB"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0847CF9A" w14:textId="77777777" w:rsidTr="00202606">
        <w:tc>
          <w:tcPr>
            <w:tcW w:w="4466" w:type="dxa"/>
            <w:vAlign w:val="center"/>
          </w:tcPr>
          <w:p w14:paraId="5A2ABE46" w14:textId="77777777" w:rsidR="00EB5676" w:rsidRPr="000E3636" w:rsidRDefault="00EB5676" w:rsidP="00202606">
            <w:pPr>
              <w:rPr>
                <w:rFonts w:ascii="Cambria" w:hAnsi="Cambria" w:cstheme="minorHAnsi"/>
                <w:szCs w:val="22"/>
                <w:lang w:val="es-CO"/>
              </w:rPr>
            </w:pPr>
            <w:bookmarkStart w:id="24" w:name="_Hlk145989771"/>
            <w:r w:rsidRPr="000E3636">
              <w:rPr>
                <w:rFonts w:ascii="Cambria" w:hAnsi="Cambria" w:cstheme="minorHAnsi"/>
                <w:szCs w:val="22"/>
                <w:lang w:val="es-CO"/>
              </w:rPr>
              <w:t>Propuesta de subvención original</w:t>
            </w:r>
          </w:p>
        </w:tc>
        <w:tc>
          <w:tcPr>
            <w:tcW w:w="3768" w:type="dxa"/>
            <w:vAlign w:val="center"/>
          </w:tcPr>
          <w:p w14:paraId="34D2710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bookmarkEnd w:id="24"/>
      <w:tr w:rsidR="000E3636" w:rsidRPr="000E3636" w14:paraId="7C975071" w14:textId="77777777" w:rsidTr="00202606">
        <w:tc>
          <w:tcPr>
            <w:tcW w:w="4466" w:type="dxa"/>
            <w:vAlign w:val="center"/>
          </w:tcPr>
          <w:p w14:paraId="45F3EC2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Acuerdo de subvención y modificaciones posteriores, en su caso</w:t>
            </w:r>
          </w:p>
        </w:tc>
        <w:tc>
          <w:tcPr>
            <w:tcW w:w="3768" w:type="dxa"/>
            <w:vAlign w:val="center"/>
          </w:tcPr>
          <w:p w14:paraId="39B8AB7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31AA3282" w14:textId="77777777" w:rsidTr="00202606">
        <w:tc>
          <w:tcPr>
            <w:tcW w:w="4466" w:type="dxa"/>
            <w:vAlign w:val="center"/>
          </w:tcPr>
          <w:p w14:paraId="53F5F92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Toda la correspondencia solicitada por el IRS/concesionario, incluidas las cartas de determinación y "sin cambios" en las cartas de estado de exención</w:t>
            </w:r>
          </w:p>
        </w:tc>
        <w:tc>
          <w:tcPr>
            <w:tcW w:w="3768" w:type="dxa"/>
            <w:vAlign w:val="center"/>
          </w:tcPr>
          <w:p w14:paraId="1E655CE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63A1837F" w14:textId="77777777" w:rsidTr="00202606">
        <w:tc>
          <w:tcPr>
            <w:tcW w:w="4466" w:type="dxa"/>
            <w:vAlign w:val="center"/>
          </w:tcPr>
          <w:p w14:paraId="6960733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Informes finales del beneficiario, tanto financieros como narrativos.</w:t>
            </w:r>
          </w:p>
        </w:tc>
        <w:tc>
          <w:tcPr>
            <w:tcW w:w="3768" w:type="dxa"/>
            <w:vAlign w:val="center"/>
          </w:tcPr>
          <w:p w14:paraId="3431554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4872C886" w14:textId="77777777" w:rsidTr="00202606">
        <w:tc>
          <w:tcPr>
            <w:tcW w:w="4466" w:type="dxa"/>
            <w:vAlign w:val="center"/>
          </w:tcPr>
          <w:p w14:paraId="463E7EE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Toda la evidencia de fondos de subvención devueltos</w:t>
            </w:r>
          </w:p>
        </w:tc>
        <w:tc>
          <w:tcPr>
            <w:tcW w:w="3768" w:type="dxa"/>
            <w:vAlign w:val="center"/>
          </w:tcPr>
          <w:p w14:paraId="6696F64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51843235" w14:textId="77777777" w:rsidTr="00202606">
        <w:tc>
          <w:tcPr>
            <w:tcW w:w="4466" w:type="dxa"/>
            <w:vAlign w:val="center"/>
          </w:tcPr>
          <w:p w14:paraId="7683A880"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Toda la correspondencia formal pertinente, incluidas las cartas de opinión de los abogados.</w:t>
            </w:r>
          </w:p>
        </w:tc>
        <w:tc>
          <w:tcPr>
            <w:tcW w:w="3768" w:type="dxa"/>
            <w:vAlign w:val="center"/>
          </w:tcPr>
          <w:p w14:paraId="33E41EF3"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31955416" w14:textId="77777777" w:rsidTr="00202606">
        <w:tc>
          <w:tcPr>
            <w:tcW w:w="4466" w:type="dxa"/>
            <w:vAlign w:val="center"/>
          </w:tcPr>
          <w:p w14:paraId="5787049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Formularios de evaluación de informes</w:t>
            </w:r>
          </w:p>
        </w:tc>
        <w:tc>
          <w:tcPr>
            <w:tcW w:w="3768" w:type="dxa"/>
            <w:vAlign w:val="center"/>
          </w:tcPr>
          <w:p w14:paraId="71C8709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3A4A95DB" w14:textId="77777777" w:rsidTr="00202606">
        <w:tc>
          <w:tcPr>
            <w:tcW w:w="4466" w:type="dxa"/>
            <w:vAlign w:val="center"/>
          </w:tcPr>
          <w:p w14:paraId="48C79F0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Documentación relacionada con la evidencia del concesionario de las facturas y las subvenciones de contrapartida o impugnación que respaldarían el cumplimiento del concesionario con el acuerdo de subvención</w:t>
            </w:r>
          </w:p>
        </w:tc>
        <w:tc>
          <w:tcPr>
            <w:tcW w:w="3768" w:type="dxa"/>
            <w:vAlign w:val="center"/>
          </w:tcPr>
          <w:p w14:paraId="2D2D34A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292CF8AC" w14:textId="77777777" w:rsidTr="00202606">
        <w:tc>
          <w:tcPr>
            <w:tcW w:w="4466" w:type="dxa"/>
            <w:vAlign w:val="center"/>
          </w:tcPr>
          <w:p w14:paraId="5A63D790"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Formularios de consulta previa a la concesión y otra documentación para las subvenciones de responsabilidad de gastos</w:t>
            </w:r>
          </w:p>
        </w:tc>
        <w:tc>
          <w:tcPr>
            <w:tcW w:w="3768" w:type="dxa"/>
            <w:vAlign w:val="center"/>
          </w:tcPr>
          <w:p w14:paraId="4351837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r w:rsidR="000E3636" w:rsidRPr="000E3636" w14:paraId="4CB4087E" w14:textId="77777777" w:rsidTr="00202606">
        <w:tc>
          <w:tcPr>
            <w:tcW w:w="4466" w:type="dxa"/>
            <w:vAlign w:val="center"/>
          </w:tcPr>
          <w:p w14:paraId="3D4C97C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Producto de trabajo del beneficiario producido con los fondos de la subvención</w:t>
            </w:r>
          </w:p>
        </w:tc>
        <w:tc>
          <w:tcPr>
            <w:tcW w:w="3768" w:type="dxa"/>
            <w:vAlign w:val="center"/>
          </w:tcPr>
          <w:p w14:paraId="3E6891F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finalización del período de subvención</w:t>
            </w:r>
          </w:p>
        </w:tc>
      </w:tr>
    </w:tbl>
    <w:p w14:paraId="31B6B539" w14:textId="77777777" w:rsidR="00EB5676" w:rsidRPr="000E3636" w:rsidRDefault="00EB5676" w:rsidP="00EB5676">
      <w:pPr>
        <w:tabs>
          <w:tab w:val="left" w:pos="720"/>
          <w:tab w:val="left" w:pos="1440"/>
        </w:tabs>
        <w:ind w:left="576"/>
        <w:rPr>
          <w:rFonts w:ascii="Cambria" w:hAnsi="Cambria" w:cstheme="minorHAnsi"/>
          <w:b/>
          <w:szCs w:val="22"/>
          <w:lang w:val="es-CO"/>
        </w:rPr>
      </w:pPr>
    </w:p>
    <w:p w14:paraId="49531151"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DE SEGURO</w:t>
      </w:r>
    </w:p>
    <w:p w14:paraId="12CC2074"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6"/>
        <w:gridCol w:w="3652"/>
      </w:tblGrid>
      <w:tr w:rsidR="000E3636" w:rsidRPr="000E3636" w14:paraId="0B2E245F" w14:textId="77777777" w:rsidTr="00202606">
        <w:trPr>
          <w:trHeight w:val="576"/>
          <w:tblHeader/>
        </w:trPr>
        <w:tc>
          <w:tcPr>
            <w:tcW w:w="5400" w:type="dxa"/>
            <w:shd w:val="clear" w:color="auto" w:fill="F2F2F2" w:themeFill="background1" w:themeFillShade="F2"/>
            <w:vAlign w:val="center"/>
          </w:tcPr>
          <w:p w14:paraId="3C05B551"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t>Tipo de registro</w:t>
            </w:r>
          </w:p>
        </w:tc>
        <w:tc>
          <w:tcPr>
            <w:tcW w:w="4600" w:type="dxa"/>
            <w:shd w:val="clear" w:color="auto" w:fill="F2F2F2" w:themeFill="background1" w:themeFillShade="F2"/>
            <w:vAlign w:val="center"/>
          </w:tcPr>
          <w:p w14:paraId="4209C096"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0DD014A8" w14:textId="77777777" w:rsidTr="00202606">
        <w:trPr>
          <w:trHeight w:val="576"/>
        </w:trPr>
        <w:tc>
          <w:tcPr>
            <w:tcW w:w="5400" w:type="dxa"/>
            <w:vAlign w:val="center"/>
          </w:tcPr>
          <w:p w14:paraId="0435F6E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Resúmenes de pérdidas anuales</w:t>
            </w:r>
          </w:p>
        </w:tc>
        <w:tc>
          <w:tcPr>
            <w:tcW w:w="4600" w:type="dxa"/>
            <w:vAlign w:val="center"/>
          </w:tcPr>
          <w:p w14:paraId="254CC93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10 años</w:t>
            </w:r>
          </w:p>
        </w:tc>
      </w:tr>
      <w:tr w:rsidR="000E3636" w:rsidRPr="000E3636" w14:paraId="6359B59A" w14:textId="77777777" w:rsidTr="00202606">
        <w:trPr>
          <w:trHeight w:val="576"/>
        </w:trPr>
        <w:tc>
          <w:tcPr>
            <w:tcW w:w="5400" w:type="dxa"/>
            <w:vAlign w:val="center"/>
          </w:tcPr>
          <w:p w14:paraId="02B52410"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Auditorías y Ajustes</w:t>
            </w:r>
          </w:p>
        </w:tc>
        <w:tc>
          <w:tcPr>
            <w:tcW w:w="4600" w:type="dxa"/>
            <w:vAlign w:val="center"/>
          </w:tcPr>
          <w:p w14:paraId="7A3521AC"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3 años después del ajuste final</w:t>
            </w:r>
          </w:p>
        </w:tc>
      </w:tr>
      <w:tr w:rsidR="000E3636" w:rsidRPr="000E3636" w14:paraId="4445A45A" w14:textId="77777777" w:rsidTr="00202606">
        <w:trPr>
          <w:trHeight w:val="576"/>
        </w:trPr>
        <w:tc>
          <w:tcPr>
            <w:tcW w:w="5400" w:type="dxa"/>
            <w:vAlign w:val="center"/>
          </w:tcPr>
          <w:p w14:paraId="0398B7E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lastRenderedPageBreak/>
              <w:t>Certificados emitidos a Anaconda Web</w:t>
            </w:r>
          </w:p>
        </w:tc>
        <w:tc>
          <w:tcPr>
            <w:tcW w:w="4600" w:type="dxa"/>
            <w:vAlign w:val="center"/>
          </w:tcPr>
          <w:p w14:paraId="14D4D6E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286B43AD" w14:textId="77777777" w:rsidTr="00202606">
        <w:trPr>
          <w:trHeight w:val="576"/>
        </w:trPr>
        <w:tc>
          <w:tcPr>
            <w:tcW w:w="5400" w:type="dxa"/>
            <w:vAlign w:val="center"/>
          </w:tcPr>
          <w:p w14:paraId="3EBEE64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Expedientes de reclamaciones (incluyendo correspondencia, registros médicos, documentación de lesiones, etc.)</w:t>
            </w:r>
          </w:p>
        </w:tc>
        <w:tc>
          <w:tcPr>
            <w:tcW w:w="4600" w:type="dxa"/>
            <w:vAlign w:val="center"/>
          </w:tcPr>
          <w:p w14:paraId="3C9482D0"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3BB0CC2C" w14:textId="77777777" w:rsidTr="00202606">
        <w:trPr>
          <w:trHeight w:val="576"/>
        </w:trPr>
        <w:tc>
          <w:tcPr>
            <w:tcW w:w="5400" w:type="dxa"/>
            <w:vAlign w:val="center"/>
          </w:tcPr>
          <w:p w14:paraId="360FFCB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Planes de Seguros Colectivos Empleados Activos</w:t>
            </w:r>
          </w:p>
        </w:tc>
        <w:tc>
          <w:tcPr>
            <w:tcW w:w="4600" w:type="dxa"/>
            <w:vAlign w:val="center"/>
          </w:tcPr>
          <w:p w14:paraId="1E5EF38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Hasta que el Plan sea modificado o cancelado</w:t>
            </w:r>
          </w:p>
        </w:tc>
      </w:tr>
      <w:tr w:rsidR="000E3636" w:rsidRPr="000E3636" w14:paraId="2DF1B21C" w14:textId="77777777" w:rsidTr="00202606">
        <w:trPr>
          <w:trHeight w:val="576"/>
        </w:trPr>
        <w:tc>
          <w:tcPr>
            <w:tcW w:w="5400" w:type="dxa"/>
            <w:vAlign w:val="center"/>
          </w:tcPr>
          <w:p w14:paraId="089576D3"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Planes de Seguros Colectivos – Jubilados</w:t>
            </w:r>
          </w:p>
        </w:tc>
        <w:tc>
          <w:tcPr>
            <w:tcW w:w="4600" w:type="dxa"/>
            <w:vAlign w:val="center"/>
          </w:tcPr>
          <w:p w14:paraId="68FC310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 o hasta 6 años después de la muerte del último participante elegible</w:t>
            </w:r>
          </w:p>
        </w:tc>
      </w:tr>
      <w:tr w:rsidR="000E3636" w:rsidRPr="000E3636" w14:paraId="49BEF911" w14:textId="77777777" w:rsidTr="00202606">
        <w:trPr>
          <w:trHeight w:val="576"/>
        </w:trPr>
        <w:tc>
          <w:tcPr>
            <w:tcW w:w="5400" w:type="dxa"/>
            <w:vAlign w:val="center"/>
          </w:tcPr>
          <w:p w14:paraId="2C4AAA7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Inspecciones</w:t>
            </w:r>
          </w:p>
        </w:tc>
        <w:tc>
          <w:tcPr>
            <w:tcW w:w="4600" w:type="dxa"/>
            <w:vAlign w:val="center"/>
          </w:tcPr>
          <w:p w14:paraId="477AB6A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3 años</w:t>
            </w:r>
          </w:p>
        </w:tc>
      </w:tr>
      <w:tr w:rsidR="000E3636" w:rsidRPr="000E3636" w14:paraId="27B66A31" w14:textId="77777777" w:rsidTr="00202606">
        <w:trPr>
          <w:trHeight w:val="576"/>
        </w:trPr>
        <w:tc>
          <w:tcPr>
            <w:tcW w:w="5400" w:type="dxa"/>
            <w:vAlign w:val="center"/>
          </w:tcPr>
          <w:p w14:paraId="3E65E26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Pólizas de seguro (incluidas las pólizas vencidas)</w:t>
            </w:r>
          </w:p>
        </w:tc>
        <w:tc>
          <w:tcPr>
            <w:tcW w:w="4600" w:type="dxa"/>
            <w:vAlign w:val="center"/>
          </w:tcPr>
          <w:p w14:paraId="65AC8D5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4EC28772" w14:textId="77777777" w:rsidTr="00202606">
        <w:trPr>
          <w:trHeight w:val="576"/>
        </w:trPr>
        <w:tc>
          <w:tcPr>
            <w:tcW w:w="5400" w:type="dxa"/>
            <w:vAlign w:val="center"/>
          </w:tcPr>
          <w:p w14:paraId="1C14A6C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Datos de soporte de entrada de diario</w:t>
            </w:r>
          </w:p>
        </w:tc>
        <w:tc>
          <w:tcPr>
            <w:tcW w:w="4600" w:type="dxa"/>
            <w:vAlign w:val="center"/>
          </w:tcPr>
          <w:p w14:paraId="5F4E027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2935BFED" w14:textId="77777777" w:rsidTr="00202606">
        <w:trPr>
          <w:trHeight w:val="576"/>
        </w:trPr>
        <w:tc>
          <w:tcPr>
            <w:tcW w:w="5400" w:type="dxa"/>
            <w:vAlign w:val="center"/>
          </w:tcPr>
          <w:p w14:paraId="17D2FAE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Carreras de pérdida</w:t>
            </w:r>
          </w:p>
        </w:tc>
        <w:tc>
          <w:tcPr>
            <w:tcW w:w="4600" w:type="dxa"/>
            <w:vAlign w:val="center"/>
          </w:tcPr>
          <w:p w14:paraId="13F14020"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10 años</w:t>
            </w:r>
          </w:p>
        </w:tc>
      </w:tr>
      <w:tr w:rsidR="000E3636" w:rsidRPr="000E3636" w14:paraId="003BB958" w14:textId="77777777" w:rsidTr="00202606">
        <w:trPr>
          <w:trHeight w:val="576"/>
        </w:trPr>
        <w:tc>
          <w:tcPr>
            <w:tcW w:w="5400" w:type="dxa"/>
            <w:vAlign w:val="center"/>
          </w:tcPr>
          <w:p w14:paraId="0E10B8B3"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Liberaciones y Liquidaciones</w:t>
            </w:r>
          </w:p>
        </w:tc>
        <w:tc>
          <w:tcPr>
            <w:tcW w:w="4600" w:type="dxa"/>
            <w:vAlign w:val="center"/>
          </w:tcPr>
          <w:p w14:paraId="328A571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25 años</w:t>
            </w:r>
          </w:p>
        </w:tc>
      </w:tr>
    </w:tbl>
    <w:p w14:paraId="0E4209FD" w14:textId="77777777" w:rsidR="00EB5676" w:rsidRPr="000E3636" w:rsidRDefault="00EB5676" w:rsidP="00EB5676">
      <w:pPr>
        <w:tabs>
          <w:tab w:val="left" w:pos="720"/>
          <w:tab w:val="left" w:pos="1440"/>
        </w:tabs>
        <w:ind w:left="576"/>
        <w:rPr>
          <w:rFonts w:ascii="Cambria" w:hAnsi="Cambria" w:cstheme="minorHAnsi"/>
          <w:b/>
          <w:szCs w:val="22"/>
          <w:lang w:val="es-CO"/>
        </w:rPr>
      </w:pPr>
    </w:p>
    <w:p w14:paraId="1685D80D"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Archivos y papeles legales</w:t>
      </w:r>
    </w:p>
    <w:p w14:paraId="27BE21DA"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4455" w:type="pct"/>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3644"/>
      </w:tblGrid>
      <w:tr w:rsidR="000E3636" w:rsidRPr="000E3636" w14:paraId="6D4DA872" w14:textId="77777777" w:rsidTr="00202606">
        <w:trPr>
          <w:trHeight w:val="576"/>
        </w:trPr>
        <w:tc>
          <w:tcPr>
            <w:tcW w:w="2732" w:type="pct"/>
            <w:shd w:val="clear" w:color="auto" w:fill="F2F2F2" w:themeFill="background1" w:themeFillShade="F2"/>
            <w:vAlign w:val="center"/>
          </w:tcPr>
          <w:p w14:paraId="44257DE5"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Tipo de registro</w:t>
            </w:r>
          </w:p>
        </w:tc>
        <w:tc>
          <w:tcPr>
            <w:tcW w:w="2268" w:type="pct"/>
            <w:shd w:val="clear" w:color="auto" w:fill="F2F2F2" w:themeFill="background1" w:themeFillShade="F2"/>
            <w:vAlign w:val="center"/>
          </w:tcPr>
          <w:p w14:paraId="6D5B941A"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7A91825B" w14:textId="77777777" w:rsidTr="00202606">
        <w:trPr>
          <w:trHeight w:val="576"/>
        </w:trPr>
        <w:tc>
          <w:tcPr>
            <w:tcW w:w="2732" w:type="pct"/>
            <w:vAlign w:val="center"/>
          </w:tcPr>
          <w:p w14:paraId="5744191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Memorandos y opiniones legales (incluidos todos los archivos de la materia)</w:t>
            </w:r>
          </w:p>
        </w:tc>
        <w:tc>
          <w:tcPr>
            <w:tcW w:w="2268" w:type="pct"/>
            <w:vAlign w:val="center"/>
          </w:tcPr>
          <w:p w14:paraId="6A848FE7" w14:textId="77777777" w:rsidR="00EB5676" w:rsidRPr="000E3636" w:rsidRDefault="00EB5676" w:rsidP="00202606">
            <w:pPr>
              <w:rPr>
                <w:rFonts w:ascii="Cambria" w:hAnsi="Cambria" w:cstheme="minorHAnsi"/>
                <w:szCs w:val="22"/>
                <w:vertAlign w:val="superscript"/>
                <w:lang w:val="es-CO"/>
              </w:rPr>
            </w:pPr>
            <w:r w:rsidRPr="000E3636">
              <w:rPr>
                <w:rFonts w:ascii="Cambria" w:hAnsi="Cambria" w:cstheme="minorHAnsi"/>
                <w:szCs w:val="22"/>
                <w:lang w:val="es-CO"/>
              </w:rPr>
              <w:t>7 años después del cierre del asunto</w:t>
            </w:r>
          </w:p>
        </w:tc>
      </w:tr>
      <w:tr w:rsidR="000E3636" w:rsidRPr="000E3636" w14:paraId="7B3B7121" w14:textId="77777777" w:rsidTr="00202606">
        <w:trPr>
          <w:trHeight w:val="576"/>
        </w:trPr>
        <w:tc>
          <w:tcPr>
            <w:tcW w:w="2732" w:type="pct"/>
            <w:vAlign w:val="center"/>
          </w:tcPr>
          <w:p w14:paraId="3B42DD6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Archivos de Litigios</w:t>
            </w:r>
          </w:p>
        </w:tc>
        <w:tc>
          <w:tcPr>
            <w:tcW w:w="2268" w:type="pct"/>
            <w:vAlign w:val="center"/>
          </w:tcPr>
          <w:p w14:paraId="0F34E4D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1 año después de la expiración de las apelaciones o del tiempo para presentar apelaciones</w:t>
            </w:r>
          </w:p>
        </w:tc>
      </w:tr>
      <w:tr w:rsidR="000E3636" w:rsidRPr="000E3636" w14:paraId="52BA3D15" w14:textId="77777777" w:rsidTr="00202606">
        <w:trPr>
          <w:trHeight w:val="576"/>
        </w:trPr>
        <w:tc>
          <w:tcPr>
            <w:tcW w:w="2732" w:type="pct"/>
            <w:vAlign w:val="center"/>
          </w:tcPr>
          <w:p w14:paraId="326FF03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Órdenes judiciales</w:t>
            </w:r>
          </w:p>
        </w:tc>
        <w:tc>
          <w:tcPr>
            <w:tcW w:w="2268" w:type="pct"/>
            <w:vAlign w:val="center"/>
          </w:tcPr>
          <w:p w14:paraId="0B5EE66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297DC373" w14:textId="77777777" w:rsidTr="00202606">
        <w:trPr>
          <w:trHeight w:val="576"/>
        </w:trPr>
        <w:tc>
          <w:tcPr>
            <w:tcW w:w="2732" w:type="pct"/>
            <w:vAlign w:val="center"/>
          </w:tcPr>
          <w:p w14:paraId="4DC640E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Solicitudes de Salida del Plan de Retención de Registros</w:t>
            </w:r>
          </w:p>
        </w:tc>
        <w:tc>
          <w:tcPr>
            <w:tcW w:w="2268" w:type="pct"/>
            <w:vAlign w:val="center"/>
          </w:tcPr>
          <w:p w14:paraId="49B46B1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10 años</w:t>
            </w:r>
          </w:p>
        </w:tc>
      </w:tr>
    </w:tbl>
    <w:p w14:paraId="58BFE80B" w14:textId="77777777" w:rsidR="00EB5676" w:rsidRPr="000E3636" w:rsidRDefault="00EB5676" w:rsidP="00EB5676">
      <w:pPr>
        <w:tabs>
          <w:tab w:val="left" w:pos="720"/>
          <w:tab w:val="left" w:pos="1440"/>
        </w:tabs>
        <w:ind w:left="1008"/>
        <w:rPr>
          <w:rFonts w:ascii="Cambria" w:hAnsi="Cambria" w:cstheme="minorHAnsi"/>
          <w:b/>
          <w:szCs w:val="22"/>
          <w:lang w:val="es-CO"/>
        </w:rPr>
      </w:pPr>
    </w:p>
    <w:p w14:paraId="5535E2F5" w14:textId="77777777" w:rsidR="00EB5676" w:rsidRPr="000E3636" w:rsidRDefault="00EB5676" w:rsidP="00EB5676">
      <w:pPr>
        <w:tabs>
          <w:tab w:val="left" w:pos="720"/>
          <w:tab w:val="left" w:pos="1440"/>
        </w:tabs>
        <w:ind w:left="1008"/>
        <w:rPr>
          <w:rFonts w:ascii="Cambria" w:hAnsi="Cambria" w:cstheme="minorHAnsi"/>
          <w:b/>
          <w:szCs w:val="22"/>
          <w:lang w:val="es-CO"/>
        </w:rPr>
      </w:pPr>
    </w:p>
    <w:p w14:paraId="0F50BF9A" w14:textId="77777777" w:rsidR="00EB5676" w:rsidRPr="000E3636" w:rsidRDefault="00EB5676" w:rsidP="00EB5676">
      <w:pPr>
        <w:tabs>
          <w:tab w:val="left" w:pos="720"/>
          <w:tab w:val="left" w:pos="1440"/>
        </w:tabs>
        <w:ind w:left="1008"/>
        <w:rPr>
          <w:rFonts w:ascii="Cambria" w:hAnsi="Cambria" w:cstheme="minorHAnsi"/>
          <w:b/>
          <w:szCs w:val="22"/>
          <w:lang w:val="es-CO"/>
        </w:rPr>
      </w:pPr>
    </w:p>
    <w:p w14:paraId="27D32E52"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Diverso</w:t>
      </w:r>
    </w:p>
    <w:p w14:paraId="6BA4BC2E" w14:textId="77777777" w:rsidR="00EB5676" w:rsidRPr="000E3636" w:rsidRDefault="00EB5676" w:rsidP="00EB5676">
      <w:pPr>
        <w:tabs>
          <w:tab w:val="left" w:pos="720"/>
          <w:tab w:val="left" w:pos="1440"/>
        </w:tabs>
        <w:ind w:left="1008"/>
        <w:rPr>
          <w:rFonts w:ascii="Cambria" w:hAnsi="Cambria" w:cstheme="minorHAnsi"/>
          <w:b/>
          <w:szCs w:val="22"/>
          <w:lang w:val="es-CO"/>
        </w:rPr>
      </w:pPr>
    </w:p>
    <w:tbl>
      <w:tblPr>
        <w:tblW w:w="4455" w:type="pct"/>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3644"/>
      </w:tblGrid>
      <w:tr w:rsidR="000E3636" w:rsidRPr="000E3636" w14:paraId="15FA03EE" w14:textId="77777777" w:rsidTr="00202606">
        <w:trPr>
          <w:trHeight w:val="432"/>
        </w:trPr>
        <w:tc>
          <w:tcPr>
            <w:tcW w:w="2732" w:type="pct"/>
            <w:shd w:val="clear" w:color="auto" w:fill="F2F2F2" w:themeFill="background1" w:themeFillShade="F2"/>
            <w:vAlign w:val="center"/>
          </w:tcPr>
          <w:p w14:paraId="29D419FD"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Tipo de registro</w:t>
            </w:r>
          </w:p>
        </w:tc>
        <w:tc>
          <w:tcPr>
            <w:tcW w:w="2268" w:type="pct"/>
            <w:shd w:val="clear" w:color="auto" w:fill="F2F2F2" w:themeFill="background1" w:themeFillShade="F2"/>
            <w:vAlign w:val="center"/>
          </w:tcPr>
          <w:p w14:paraId="48F5BA54"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1029F3A4" w14:textId="77777777" w:rsidTr="00202606">
        <w:trPr>
          <w:trHeight w:val="432"/>
        </w:trPr>
        <w:tc>
          <w:tcPr>
            <w:tcW w:w="2732" w:type="pct"/>
            <w:vAlign w:val="center"/>
          </w:tcPr>
          <w:p w14:paraId="33758C0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Informes del consultor</w:t>
            </w:r>
          </w:p>
        </w:tc>
        <w:tc>
          <w:tcPr>
            <w:tcW w:w="2268" w:type="pct"/>
            <w:vAlign w:val="center"/>
          </w:tcPr>
          <w:p w14:paraId="3F89450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2 años</w:t>
            </w:r>
          </w:p>
        </w:tc>
      </w:tr>
      <w:tr w:rsidR="000E3636" w:rsidRPr="000E3636" w14:paraId="4921F660" w14:textId="77777777" w:rsidTr="00202606">
        <w:trPr>
          <w:trHeight w:val="432"/>
        </w:trPr>
        <w:tc>
          <w:tcPr>
            <w:tcW w:w="2732" w:type="pct"/>
            <w:vAlign w:val="center"/>
          </w:tcPr>
          <w:p w14:paraId="347482B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Material de valor histórico (incluidas imágenes, publicaciones)</w:t>
            </w:r>
          </w:p>
        </w:tc>
        <w:tc>
          <w:tcPr>
            <w:tcW w:w="2268" w:type="pct"/>
            <w:vAlign w:val="center"/>
          </w:tcPr>
          <w:p w14:paraId="74C8744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49551CE0" w14:textId="77777777" w:rsidTr="00202606">
        <w:trPr>
          <w:trHeight w:val="432"/>
        </w:trPr>
        <w:tc>
          <w:tcPr>
            <w:tcW w:w="2732" w:type="pct"/>
            <w:vAlign w:val="center"/>
          </w:tcPr>
          <w:p w14:paraId="36F5A36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Manuales de Políticas y Procedimientos – Original</w:t>
            </w:r>
          </w:p>
        </w:tc>
        <w:tc>
          <w:tcPr>
            <w:tcW w:w="2268" w:type="pct"/>
            <w:vAlign w:val="center"/>
          </w:tcPr>
          <w:p w14:paraId="088AA12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Versión actual con historial de revisión</w:t>
            </w:r>
          </w:p>
        </w:tc>
      </w:tr>
      <w:tr w:rsidR="000E3636" w:rsidRPr="000E3636" w14:paraId="0A12E593" w14:textId="77777777" w:rsidTr="00202606">
        <w:trPr>
          <w:trHeight w:val="432"/>
        </w:trPr>
        <w:tc>
          <w:tcPr>
            <w:tcW w:w="2732" w:type="pct"/>
            <w:vAlign w:val="center"/>
          </w:tcPr>
          <w:p w14:paraId="614190B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Copias de Manuales de Políticas y Procedimientos</w:t>
            </w:r>
          </w:p>
        </w:tc>
        <w:tc>
          <w:tcPr>
            <w:tcW w:w="2268" w:type="pct"/>
            <w:vAlign w:val="center"/>
          </w:tcPr>
          <w:p w14:paraId="2B58D5E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Conservar solo la versión actual</w:t>
            </w:r>
          </w:p>
        </w:tc>
      </w:tr>
      <w:tr w:rsidR="000E3636" w:rsidRPr="000E3636" w14:paraId="35C29A10" w14:textId="77777777" w:rsidTr="00202606">
        <w:trPr>
          <w:trHeight w:val="432"/>
        </w:trPr>
        <w:tc>
          <w:tcPr>
            <w:tcW w:w="2732" w:type="pct"/>
            <w:vAlign w:val="center"/>
          </w:tcPr>
          <w:p w14:paraId="11FDE60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Informes anuales</w:t>
            </w:r>
          </w:p>
        </w:tc>
        <w:tc>
          <w:tcPr>
            <w:tcW w:w="2268" w:type="pct"/>
            <w:vAlign w:val="center"/>
          </w:tcPr>
          <w:p w14:paraId="546EB27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059D2F2F" w14:textId="77777777" w:rsidR="00EB5676" w:rsidRPr="000E3636" w:rsidRDefault="00EB5676" w:rsidP="00EB5676">
      <w:pPr>
        <w:tabs>
          <w:tab w:val="left" w:pos="720"/>
          <w:tab w:val="left" w:pos="1440"/>
        </w:tabs>
        <w:ind w:left="1008"/>
        <w:rPr>
          <w:rFonts w:ascii="Cambria" w:hAnsi="Cambria" w:cstheme="minorHAnsi"/>
          <w:szCs w:val="22"/>
          <w:lang w:val="es-CO"/>
        </w:rPr>
      </w:pPr>
    </w:p>
    <w:p w14:paraId="7A27C99B"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Documentos de nómina</w:t>
      </w:r>
    </w:p>
    <w:p w14:paraId="636E2D9A"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16"/>
        <w:gridCol w:w="3692"/>
      </w:tblGrid>
      <w:tr w:rsidR="000E3636" w:rsidRPr="000E3636" w14:paraId="51ACF0B2" w14:textId="77777777" w:rsidTr="00202606">
        <w:trPr>
          <w:trHeight w:val="576"/>
          <w:tblHeader/>
        </w:trPr>
        <w:tc>
          <w:tcPr>
            <w:tcW w:w="5400" w:type="dxa"/>
            <w:shd w:val="clear" w:color="auto" w:fill="F2F2F2" w:themeFill="background1" w:themeFillShade="F2"/>
            <w:vAlign w:val="center"/>
          </w:tcPr>
          <w:p w14:paraId="14D8552C"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t>Tipo de registro</w:t>
            </w:r>
          </w:p>
        </w:tc>
        <w:tc>
          <w:tcPr>
            <w:tcW w:w="4608" w:type="dxa"/>
            <w:shd w:val="clear" w:color="auto" w:fill="F2F2F2" w:themeFill="background1" w:themeFillShade="F2"/>
            <w:vAlign w:val="center"/>
          </w:tcPr>
          <w:p w14:paraId="4A4845DC"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6FE14732" w14:textId="77777777" w:rsidTr="00202606">
        <w:trPr>
          <w:trHeight w:val="576"/>
        </w:trPr>
        <w:tc>
          <w:tcPr>
            <w:tcW w:w="5400" w:type="dxa"/>
            <w:vAlign w:val="center"/>
          </w:tcPr>
          <w:p w14:paraId="729ACC7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Autorizaciones de deducción de empleados</w:t>
            </w:r>
          </w:p>
        </w:tc>
        <w:tc>
          <w:tcPr>
            <w:tcW w:w="4608" w:type="dxa"/>
            <w:vAlign w:val="center"/>
          </w:tcPr>
          <w:p w14:paraId="37A27EA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4 años después de la terminación</w:t>
            </w:r>
          </w:p>
        </w:tc>
      </w:tr>
      <w:tr w:rsidR="000E3636" w:rsidRPr="000E3636" w14:paraId="41A849F6" w14:textId="77777777" w:rsidTr="00202606">
        <w:trPr>
          <w:trHeight w:val="576"/>
        </w:trPr>
        <w:tc>
          <w:tcPr>
            <w:tcW w:w="5400" w:type="dxa"/>
            <w:vAlign w:val="center"/>
          </w:tcPr>
          <w:p w14:paraId="30753F6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Deducciones de nómina</w:t>
            </w:r>
          </w:p>
        </w:tc>
        <w:tc>
          <w:tcPr>
            <w:tcW w:w="4608" w:type="dxa"/>
            <w:vAlign w:val="center"/>
          </w:tcPr>
          <w:p w14:paraId="1D0E1E2C"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Terminación + 7 años</w:t>
            </w:r>
          </w:p>
        </w:tc>
      </w:tr>
      <w:tr w:rsidR="000E3636" w:rsidRPr="000E3636" w14:paraId="07D6D537" w14:textId="77777777" w:rsidTr="00202606">
        <w:trPr>
          <w:trHeight w:val="576"/>
        </w:trPr>
        <w:tc>
          <w:tcPr>
            <w:tcW w:w="5400" w:type="dxa"/>
            <w:vAlign w:val="center"/>
          </w:tcPr>
          <w:p w14:paraId="702A433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Formularios W-2 y W-4</w:t>
            </w:r>
          </w:p>
        </w:tc>
        <w:tc>
          <w:tcPr>
            <w:tcW w:w="4608" w:type="dxa"/>
            <w:vAlign w:val="center"/>
          </w:tcPr>
          <w:p w14:paraId="2062C2C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Terminación + 7 años</w:t>
            </w:r>
          </w:p>
        </w:tc>
      </w:tr>
      <w:tr w:rsidR="000E3636" w:rsidRPr="000E3636" w14:paraId="2F3F2F47" w14:textId="77777777" w:rsidTr="00202606">
        <w:trPr>
          <w:trHeight w:val="576"/>
        </w:trPr>
        <w:tc>
          <w:tcPr>
            <w:tcW w:w="5400" w:type="dxa"/>
            <w:vAlign w:val="center"/>
          </w:tcPr>
          <w:p w14:paraId="57BE43B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Embargos, Cesiones, Adjuntos</w:t>
            </w:r>
          </w:p>
        </w:tc>
        <w:tc>
          <w:tcPr>
            <w:tcW w:w="4608" w:type="dxa"/>
            <w:vAlign w:val="center"/>
          </w:tcPr>
          <w:p w14:paraId="3937DDA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Terminación + 7 años</w:t>
            </w:r>
          </w:p>
        </w:tc>
      </w:tr>
      <w:tr w:rsidR="000E3636" w:rsidRPr="000E3636" w14:paraId="66F0BAC0" w14:textId="77777777" w:rsidTr="00202606">
        <w:trPr>
          <w:trHeight w:val="576"/>
        </w:trPr>
        <w:tc>
          <w:tcPr>
            <w:tcW w:w="5400" w:type="dxa"/>
            <w:vAlign w:val="center"/>
          </w:tcPr>
          <w:p w14:paraId="260587F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costos de distribución de mano de obra</w:t>
            </w:r>
          </w:p>
        </w:tc>
        <w:tc>
          <w:tcPr>
            <w:tcW w:w="4608" w:type="dxa"/>
            <w:vAlign w:val="center"/>
          </w:tcPr>
          <w:p w14:paraId="3D3CF78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487F81D5" w14:textId="77777777" w:rsidTr="00202606">
        <w:trPr>
          <w:trHeight w:val="576"/>
        </w:trPr>
        <w:tc>
          <w:tcPr>
            <w:tcW w:w="5400" w:type="dxa"/>
            <w:vAlign w:val="center"/>
          </w:tcPr>
          <w:p w14:paraId="3C39473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nómina (bruto y neto)</w:t>
            </w:r>
          </w:p>
        </w:tc>
        <w:tc>
          <w:tcPr>
            <w:tcW w:w="4608" w:type="dxa"/>
            <w:vAlign w:val="center"/>
          </w:tcPr>
          <w:p w14:paraId="7C6EFA2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425A1D8A" w14:textId="77777777" w:rsidTr="00202606">
        <w:trPr>
          <w:trHeight w:val="576"/>
        </w:trPr>
        <w:tc>
          <w:tcPr>
            <w:tcW w:w="5400" w:type="dxa"/>
            <w:vAlign w:val="center"/>
          </w:tcPr>
          <w:p w14:paraId="5EA4B64C"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Tarjetas/hojas de tiempo</w:t>
            </w:r>
          </w:p>
        </w:tc>
        <w:tc>
          <w:tcPr>
            <w:tcW w:w="4608" w:type="dxa"/>
            <w:vAlign w:val="center"/>
          </w:tcPr>
          <w:p w14:paraId="6FF26D5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2 años</w:t>
            </w:r>
          </w:p>
        </w:tc>
      </w:tr>
      <w:tr w:rsidR="000E3636" w:rsidRPr="000E3636" w14:paraId="164BB7AB" w14:textId="77777777" w:rsidTr="00202606">
        <w:trPr>
          <w:trHeight w:val="576"/>
        </w:trPr>
        <w:tc>
          <w:tcPr>
            <w:tcW w:w="5400" w:type="dxa"/>
            <w:vAlign w:val="center"/>
          </w:tcPr>
          <w:p w14:paraId="162C1D1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salarios no reclamados</w:t>
            </w:r>
          </w:p>
        </w:tc>
        <w:tc>
          <w:tcPr>
            <w:tcW w:w="4608" w:type="dxa"/>
            <w:vAlign w:val="center"/>
          </w:tcPr>
          <w:p w14:paraId="35659D2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6 años</w:t>
            </w:r>
          </w:p>
        </w:tc>
      </w:tr>
    </w:tbl>
    <w:p w14:paraId="71D1D94F" w14:textId="77777777" w:rsidR="00EB5676" w:rsidRPr="000E3636" w:rsidRDefault="00EB5676" w:rsidP="00EB5676">
      <w:pPr>
        <w:tabs>
          <w:tab w:val="left" w:pos="720"/>
          <w:tab w:val="left" w:pos="1440"/>
        </w:tabs>
        <w:ind w:left="1008"/>
        <w:rPr>
          <w:rFonts w:ascii="Cambria" w:hAnsi="Cambria" w:cstheme="minorHAnsi"/>
          <w:szCs w:val="22"/>
          <w:lang w:val="es-CO"/>
        </w:rPr>
      </w:pPr>
    </w:p>
    <w:p w14:paraId="1A8AA2C3"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Documentos de pensiones y datos de apoyo de los empleados</w:t>
      </w:r>
    </w:p>
    <w:p w14:paraId="5392DE71" w14:textId="77777777" w:rsidR="00EB5676" w:rsidRPr="000E3636" w:rsidRDefault="00EB5676" w:rsidP="00EB5676">
      <w:pPr>
        <w:tabs>
          <w:tab w:val="left" w:pos="500"/>
          <w:tab w:val="left" w:pos="720"/>
          <w:tab w:val="left" w:pos="1440"/>
        </w:tabs>
        <w:ind w:left="500"/>
        <w:jc w:val="both"/>
        <w:rPr>
          <w:rFonts w:ascii="Cambria" w:hAnsi="Cambria" w:cstheme="minorHAnsi"/>
          <w:szCs w:val="22"/>
          <w:lang w:val="es-CO"/>
        </w:rPr>
      </w:pPr>
      <w:r w:rsidRPr="000E3636">
        <w:rPr>
          <w:rFonts w:ascii="Cambria" w:hAnsi="Cambria" w:cstheme="minorHAnsi"/>
          <w:b/>
          <w:bCs/>
          <w:szCs w:val="22"/>
          <w:lang w:val="es-CO"/>
        </w:rPr>
        <w:t xml:space="preserve">Principio general: </w:t>
      </w:r>
      <w:r w:rsidRPr="000E3636">
        <w:rPr>
          <w:rFonts w:ascii="Cambria" w:hAnsi="Cambria" w:cstheme="minorHAnsi"/>
          <w:szCs w:val="22"/>
          <w:lang w:val="es-CO"/>
        </w:rPr>
        <w:t>Los documentos de pensión y los datos de respaldo de los empleados se conservarán de tal manera que el Foro de Donantes pueda establecer en todo momento si alguna pensión es pagadera o no a una persona y, de ser así, el monto de dicha pensión.</w:t>
      </w:r>
    </w:p>
    <w:p w14:paraId="446C7974"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0"/>
        <w:gridCol w:w="3708"/>
      </w:tblGrid>
      <w:tr w:rsidR="000E3636" w:rsidRPr="000E3636" w14:paraId="49E1B2A5" w14:textId="77777777" w:rsidTr="00202606">
        <w:trPr>
          <w:trHeight w:val="460"/>
        </w:trPr>
        <w:tc>
          <w:tcPr>
            <w:tcW w:w="4426" w:type="dxa"/>
            <w:shd w:val="clear" w:color="auto" w:fill="F2F2F2" w:themeFill="background1" w:themeFillShade="F2"/>
            <w:vAlign w:val="center"/>
          </w:tcPr>
          <w:p w14:paraId="107C4045"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t>Tipo de registro</w:t>
            </w:r>
          </w:p>
        </w:tc>
        <w:tc>
          <w:tcPr>
            <w:tcW w:w="3808" w:type="dxa"/>
            <w:shd w:val="clear" w:color="auto" w:fill="F2F2F2" w:themeFill="background1" w:themeFillShade="F2"/>
            <w:vAlign w:val="center"/>
          </w:tcPr>
          <w:p w14:paraId="09BA447A"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0B64F25E" w14:textId="77777777" w:rsidTr="00202606">
        <w:trPr>
          <w:trHeight w:val="420"/>
        </w:trPr>
        <w:tc>
          <w:tcPr>
            <w:tcW w:w="4426" w:type="dxa"/>
            <w:vAlign w:val="center"/>
          </w:tcPr>
          <w:p w14:paraId="728F31D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lastRenderedPageBreak/>
              <w:t>Registros de Jubilaciones y Pensiones</w:t>
            </w:r>
          </w:p>
        </w:tc>
        <w:tc>
          <w:tcPr>
            <w:tcW w:w="3808" w:type="dxa"/>
            <w:vAlign w:val="center"/>
          </w:tcPr>
          <w:p w14:paraId="7A78E7E3"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3AB2C036" w14:textId="77777777" w:rsidR="00EB5676" w:rsidRPr="000E3636" w:rsidRDefault="00EB5676" w:rsidP="00EB5676">
      <w:pPr>
        <w:tabs>
          <w:tab w:val="left" w:pos="720"/>
          <w:tab w:val="left" w:pos="1440"/>
        </w:tabs>
        <w:ind w:left="1008"/>
        <w:rPr>
          <w:rFonts w:ascii="Cambria" w:hAnsi="Cambria" w:cstheme="minorHAnsi"/>
          <w:szCs w:val="22"/>
          <w:lang w:val="es-CO"/>
        </w:rPr>
      </w:pPr>
    </w:p>
    <w:p w14:paraId="7684BD11"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bCs/>
          <w:szCs w:val="22"/>
          <w:lang w:val="es-CO"/>
        </w:rPr>
      </w:pPr>
      <w:r w:rsidRPr="000E3636">
        <w:rPr>
          <w:rFonts w:ascii="Cambria" w:hAnsi="Cambria" w:cstheme="minorHAnsi"/>
          <w:b/>
          <w:bCs/>
          <w:szCs w:val="22"/>
          <w:lang w:val="es-CO"/>
        </w:rPr>
        <w:t>Registros de personal</w:t>
      </w:r>
    </w:p>
    <w:p w14:paraId="5D563321"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Look w:val="0000" w:firstRow="0" w:lastRow="0" w:firstColumn="0" w:lastColumn="0" w:noHBand="0" w:noVBand="0"/>
      </w:tblPr>
      <w:tblGrid>
        <w:gridCol w:w="4367"/>
        <w:gridCol w:w="3641"/>
      </w:tblGrid>
      <w:tr w:rsidR="000E3636" w:rsidRPr="000E3636" w14:paraId="18D8124E" w14:textId="77777777" w:rsidTr="00202606">
        <w:trPr>
          <w:cantSplit/>
          <w:trHeight w:val="570"/>
          <w:tblHeader/>
        </w:trPr>
        <w:tc>
          <w:tcPr>
            <w:tcW w:w="4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F45FDD"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Tipo de registro</w:t>
            </w:r>
          </w:p>
        </w:tc>
        <w:tc>
          <w:tcPr>
            <w:tcW w:w="382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0E8A30"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37F9CCFE"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3442FD0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Comisiones/Bonos/Incentivos/Premios</w:t>
            </w:r>
          </w:p>
        </w:tc>
        <w:tc>
          <w:tcPr>
            <w:tcW w:w="3824" w:type="dxa"/>
            <w:tcBorders>
              <w:top w:val="single" w:sz="4" w:space="0" w:color="auto"/>
              <w:left w:val="single" w:sz="4" w:space="0" w:color="auto"/>
              <w:bottom w:val="single" w:sz="4" w:space="0" w:color="auto"/>
              <w:right w:val="single" w:sz="4" w:space="0" w:color="auto"/>
            </w:tcBorders>
            <w:vAlign w:val="center"/>
          </w:tcPr>
          <w:p w14:paraId="08F19BFC"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426DEC93"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0539F9D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Informes de información del empleador EEO I/EEO2</w:t>
            </w:r>
          </w:p>
        </w:tc>
        <w:tc>
          <w:tcPr>
            <w:tcW w:w="3824" w:type="dxa"/>
            <w:tcBorders>
              <w:top w:val="single" w:sz="4" w:space="0" w:color="auto"/>
              <w:left w:val="single" w:sz="4" w:space="0" w:color="auto"/>
              <w:bottom w:val="single" w:sz="4" w:space="0" w:color="auto"/>
              <w:right w:val="single" w:sz="4" w:space="0" w:color="auto"/>
            </w:tcBorders>
            <w:vAlign w:val="center"/>
          </w:tcPr>
          <w:p w14:paraId="1C31ED6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2 años después de la sustitución o presentación (lo que sea más largo)</w:t>
            </w:r>
          </w:p>
        </w:tc>
      </w:tr>
      <w:tr w:rsidR="000E3636" w:rsidRPr="000E3636" w14:paraId="73C40D31"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0E19A0E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ganancias de empleados</w:t>
            </w:r>
          </w:p>
        </w:tc>
        <w:tc>
          <w:tcPr>
            <w:tcW w:w="3824" w:type="dxa"/>
            <w:tcBorders>
              <w:top w:val="single" w:sz="4" w:space="0" w:color="auto"/>
              <w:left w:val="single" w:sz="4" w:space="0" w:color="auto"/>
              <w:bottom w:val="single" w:sz="4" w:space="0" w:color="auto"/>
              <w:right w:val="single" w:sz="4" w:space="0" w:color="auto"/>
            </w:tcBorders>
            <w:vAlign w:val="center"/>
          </w:tcPr>
          <w:p w14:paraId="083EFED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Separación + 7 años</w:t>
            </w:r>
          </w:p>
        </w:tc>
      </w:tr>
      <w:tr w:rsidR="000E3636" w:rsidRPr="000E3636" w14:paraId="3445BDB1"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433B17B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Manuales de empleados</w:t>
            </w:r>
          </w:p>
        </w:tc>
        <w:tc>
          <w:tcPr>
            <w:tcW w:w="3824" w:type="dxa"/>
            <w:tcBorders>
              <w:top w:val="single" w:sz="4" w:space="0" w:color="auto"/>
              <w:left w:val="single" w:sz="4" w:space="0" w:color="auto"/>
              <w:bottom w:val="single" w:sz="4" w:space="0" w:color="auto"/>
              <w:right w:val="single" w:sz="4" w:space="0" w:color="auto"/>
            </w:tcBorders>
            <w:vAlign w:val="center"/>
          </w:tcPr>
          <w:p w14:paraId="4D0AD97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1 copia guardada permanentemente</w:t>
            </w:r>
          </w:p>
        </w:tc>
      </w:tr>
      <w:tr w:rsidR="000E3636" w:rsidRPr="000E3636" w14:paraId="45C9CC07"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728AF4C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médicos de empleados</w:t>
            </w:r>
          </w:p>
        </w:tc>
        <w:tc>
          <w:tcPr>
            <w:tcW w:w="3824" w:type="dxa"/>
            <w:tcBorders>
              <w:top w:val="single" w:sz="4" w:space="0" w:color="auto"/>
              <w:left w:val="single" w:sz="4" w:space="0" w:color="auto"/>
              <w:bottom w:val="single" w:sz="4" w:space="0" w:color="auto"/>
              <w:right w:val="single" w:sz="4" w:space="0" w:color="auto"/>
            </w:tcBorders>
            <w:vAlign w:val="center"/>
          </w:tcPr>
          <w:p w14:paraId="57DC9EE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Separación + 6 años</w:t>
            </w:r>
          </w:p>
        </w:tc>
      </w:tr>
      <w:tr w:rsidR="000E3636" w:rsidRPr="000E3636" w14:paraId="7733652F"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69A511E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personal de empleados (incluidos registros de asistencia individual, formularios de solicitud, registros de cambio de trabajo o estado, evaluaciones de desempeño, documentos de terminación, retención de información, embargos, resultados de pruebas, registros de capacitación y calificación)</w:t>
            </w:r>
          </w:p>
        </w:tc>
        <w:tc>
          <w:tcPr>
            <w:tcW w:w="3824" w:type="dxa"/>
            <w:tcBorders>
              <w:top w:val="single" w:sz="4" w:space="0" w:color="auto"/>
              <w:left w:val="single" w:sz="4" w:space="0" w:color="auto"/>
              <w:bottom w:val="single" w:sz="4" w:space="0" w:color="auto"/>
              <w:right w:val="single" w:sz="4" w:space="0" w:color="auto"/>
            </w:tcBorders>
            <w:vAlign w:val="center"/>
          </w:tcPr>
          <w:p w14:paraId="7CAC4080"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6 años después de la separación</w:t>
            </w:r>
          </w:p>
        </w:tc>
      </w:tr>
      <w:tr w:rsidR="000E3636" w:rsidRPr="000E3636" w14:paraId="642E1B3C"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09BDB17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Contratos de Trabajo – Individual</w:t>
            </w:r>
          </w:p>
        </w:tc>
        <w:tc>
          <w:tcPr>
            <w:tcW w:w="3824" w:type="dxa"/>
            <w:tcBorders>
              <w:top w:val="single" w:sz="4" w:space="0" w:color="auto"/>
              <w:left w:val="single" w:sz="4" w:space="0" w:color="auto"/>
              <w:bottom w:val="single" w:sz="4" w:space="0" w:color="auto"/>
              <w:right w:val="single" w:sz="4" w:space="0" w:color="auto"/>
            </w:tcBorders>
            <w:vAlign w:val="center"/>
          </w:tcPr>
          <w:p w14:paraId="4D4ED42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 después de la separación</w:t>
            </w:r>
          </w:p>
        </w:tc>
      </w:tr>
      <w:tr w:rsidR="000E3636" w:rsidRPr="000E3636" w14:paraId="04A49B95"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57D7ADA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empleo Correspondencia con agencias de empleo y anuncios de vacantes</w:t>
            </w:r>
          </w:p>
        </w:tc>
        <w:tc>
          <w:tcPr>
            <w:tcW w:w="3824" w:type="dxa"/>
            <w:tcBorders>
              <w:top w:val="single" w:sz="4" w:space="0" w:color="auto"/>
              <w:left w:val="single" w:sz="4" w:space="0" w:color="auto"/>
              <w:bottom w:val="single" w:sz="4" w:space="0" w:color="auto"/>
              <w:right w:val="single" w:sz="4" w:space="0" w:color="auto"/>
            </w:tcBorders>
            <w:vAlign w:val="center"/>
          </w:tcPr>
          <w:p w14:paraId="082EC0BC"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3 años desde la fecha de la decisión de contratación</w:t>
            </w:r>
          </w:p>
        </w:tc>
      </w:tr>
      <w:tr w:rsidR="000E3636" w:rsidRPr="000E3636" w14:paraId="49B77F1D"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39F147D8" w14:textId="77777777" w:rsidR="00EB5676" w:rsidRPr="000E3636" w:rsidRDefault="00EB5676" w:rsidP="00202606">
            <w:pPr>
              <w:keepNext/>
              <w:keepLines/>
              <w:rPr>
                <w:rFonts w:ascii="Cambria" w:hAnsi="Cambria" w:cstheme="minorHAnsi"/>
                <w:szCs w:val="22"/>
                <w:lang w:val="es-CO"/>
              </w:rPr>
            </w:pPr>
            <w:r w:rsidRPr="000E3636">
              <w:rPr>
                <w:rFonts w:ascii="Cambria" w:hAnsi="Cambria" w:cstheme="minorHAnsi"/>
                <w:szCs w:val="22"/>
                <w:lang w:val="es-CO"/>
              </w:rPr>
              <w:t>Registros de empleo Todos los solicitantes no contratados (incluidas todas las solicitudes y currículos solicitados o no solicitados, los resultados de la oferta posterior, los exámenes físicos previos al empleo, los resultados de las investigaciones de antecedentes, si corresponde, la correspondencia relacionada)</w:t>
            </w:r>
          </w:p>
        </w:tc>
        <w:tc>
          <w:tcPr>
            <w:tcW w:w="3824" w:type="dxa"/>
            <w:tcBorders>
              <w:top w:val="single" w:sz="4" w:space="0" w:color="auto"/>
              <w:left w:val="single" w:sz="4" w:space="0" w:color="auto"/>
              <w:bottom w:val="single" w:sz="4" w:space="0" w:color="auto"/>
              <w:right w:val="single" w:sz="4" w:space="0" w:color="auto"/>
            </w:tcBorders>
            <w:vAlign w:val="center"/>
          </w:tcPr>
          <w:p w14:paraId="785E0374" w14:textId="77777777" w:rsidR="00EB5676" w:rsidRPr="000E3636" w:rsidRDefault="00EB5676" w:rsidP="00202606">
            <w:pPr>
              <w:keepNext/>
              <w:keepLines/>
              <w:rPr>
                <w:rFonts w:ascii="Cambria" w:hAnsi="Cambria" w:cstheme="minorHAnsi"/>
                <w:szCs w:val="22"/>
                <w:lang w:val="es-CO"/>
              </w:rPr>
            </w:pPr>
            <w:r w:rsidRPr="000E3636">
              <w:rPr>
                <w:rFonts w:ascii="Cambria" w:hAnsi="Cambria" w:cstheme="minorHAnsi"/>
                <w:szCs w:val="22"/>
                <w:lang w:val="es-CO"/>
              </w:rPr>
              <w:t>2-4 años (4 años si el archivo contiene cualquier correspondencia que pueda interpretarse como una oferta)</w:t>
            </w:r>
          </w:p>
        </w:tc>
      </w:tr>
      <w:tr w:rsidR="000E3636" w:rsidRPr="000E3636" w14:paraId="3F0B79EF"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1F944CA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Descripciones de trabajo</w:t>
            </w:r>
          </w:p>
        </w:tc>
        <w:tc>
          <w:tcPr>
            <w:tcW w:w="3824" w:type="dxa"/>
            <w:tcBorders>
              <w:top w:val="single" w:sz="4" w:space="0" w:color="auto"/>
              <w:left w:val="single" w:sz="4" w:space="0" w:color="auto"/>
              <w:bottom w:val="single" w:sz="4" w:space="0" w:color="auto"/>
              <w:right w:val="single" w:sz="4" w:space="0" w:color="auto"/>
            </w:tcBorders>
            <w:vAlign w:val="center"/>
          </w:tcPr>
          <w:p w14:paraId="174EA48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3 años después de ser reemplazado</w:t>
            </w:r>
          </w:p>
        </w:tc>
      </w:tr>
      <w:tr w:rsidR="000E3636" w:rsidRPr="000E3636" w14:paraId="214B2DBC"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36518EF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conteo de personal</w:t>
            </w:r>
          </w:p>
        </w:tc>
        <w:tc>
          <w:tcPr>
            <w:tcW w:w="3824" w:type="dxa"/>
            <w:tcBorders>
              <w:top w:val="single" w:sz="4" w:space="0" w:color="auto"/>
              <w:left w:val="single" w:sz="4" w:space="0" w:color="auto"/>
              <w:bottom w:val="single" w:sz="4" w:space="0" w:color="auto"/>
              <w:right w:val="single" w:sz="4" w:space="0" w:color="auto"/>
            </w:tcBorders>
            <w:vAlign w:val="center"/>
          </w:tcPr>
          <w:p w14:paraId="71E60B4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3 años</w:t>
            </w:r>
          </w:p>
        </w:tc>
      </w:tr>
      <w:tr w:rsidR="000E3636" w:rsidRPr="000E3636" w14:paraId="13322909" w14:textId="77777777" w:rsidTr="00202606">
        <w:tc>
          <w:tcPr>
            <w:tcW w:w="4410" w:type="dxa"/>
            <w:tcBorders>
              <w:top w:val="single" w:sz="4" w:space="0" w:color="auto"/>
              <w:left w:val="single" w:sz="4" w:space="0" w:color="auto"/>
              <w:bottom w:val="single" w:sz="4" w:space="0" w:color="auto"/>
              <w:right w:val="single" w:sz="4" w:space="0" w:color="auto"/>
            </w:tcBorders>
            <w:vAlign w:val="center"/>
          </w:tcPr>
          <w:p w14:paraId="5C264CD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Formularios I-9</w:t>
            </w:r>
          </w:p>
        </w:tc>
        <w:tc>
          <w:tcPr>
            <w:tcW w:w="3824" w:type="dxa"/>
            <w:tcBorders>
              <w:top w:val="single" w:sz="4" w:space="0" w:color="auto"/>
              <w:left w:val="single" w:sz="4" w:space="0" w:color="auto"/>
              <w:bottom w:val="single" w:sz="4" w:space="0" w:color="auto"/>
              <w:right w:val="single" w:sz="4" w:space="0" w:color="auto"/>
            </w:tcBorders>
            <w:vAlign w:val="center"/>
          </w:tcPr>
          <w:p w14:paraId="445F32F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3 años después de la contratación, o 1 año después de la separación si es posterior</w:t>
            </w:r>
          </w:p>
        </w:tc>
      </w:tr>
    </w:tbl>
    <w:p w14:paraId="065CFDD0"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de propiedad</w:t>
      </w:r>
    </w:p>
    <w:p w14:paraId="3881C93D"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Look w:val="0000" w:firstRow="0" w:lastRow="0" w:firstColumn="0" w:lastColumn="0" w:noHBand="0" w:noVBand="0"/>
      </w:tblPr>
      <w:tblGrid>
        <w:gridCol w:w="4439"/>
        <w:gridCol w:w="3569"/>
      </w:tblGrid>
      <w:tr w:rsidR="000E3636" w:rsidRPr="000E3636" w14:paraId="6200F70A" w14:textId="77777777" w:rsidTr="00202606">
        <w:tc>
          <w:tcPr>
            <w:tcW w:w="45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11F73C"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lastRenderedPageBreak/>
              <w:t>Tipo de registro</w:t>
            </w:r>
          </w:p>
        </w:tc>
        <w:tc>
          <w:tcPr>
            <w:tcW w:w="37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A469CFA"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3985B3B2" w14:textId="77777777" w:rsidTr="00202606">
        <w:tc>
          <w:tcPr>
            <w:tcW w:w="4525" w:type="dxa"/>
            <w:tcBorders>
              <w:top w:val="single" w:sz="4" w:space="0" w:color="auto"/>
              <w:left w:val="single" w:sz="4" w:space="0" w:color="auto"/>
              <w:bottom w:val="single" w:sz="4" w:space="0" w:color="auto"/>
              <w:right w:val="single" w:sz="4" w:space="0" w:color="auto"/>
            </w:tcBorders>
            <w:vAlign w:val="center"/>
          </w:tcPr>
          <w:p w14:paraId="5A121AC4"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Correspondencia, Títulos de Propiedad, Avalúos, Licencias, Derechos de Vía</w:t>
            </w:r>
          </w:p>
        </w:tc>
        <w:tc>
          <w:tcPr>
            <w:tcW w:w="3709" w:type="dxa"/>
            <w:tcBorders>
              <w:top w:val="single" w:sz="4" w:space="0" w:color="auto"/>
              <w:left w:val="single" w:sz="4" w:space="0" w:color="auto"/>
              <w:bottom w:val="single" w:sz="4" w:space="0" w:color="auto"/>
              <w:right w:val="single" w:sz="4" w:space="0" w:color="auto"/>
            </w:tcBorders>
            <w:vAlign w:val="center"/>
          </w:tcPr>
          <w:p w14:paraId="0399ACC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6BEDB92A" w14:textId="77777777" w:rsidTr="00202606">
        <w:tc>
          <w:tcPr>
            <w:tcW w:w="4525" w:type="dxa"/>
            <w:tcBorders>
              <w:top w:val="single" w:sz="4" w:space="0" w:color="auto"/>
              <w:left w:val="single" w:sz="4" w:space="0" w:color="auto"/>
              <w:bottom w:val="single" w:sz="4" w:space="0" w:color="auto"/>
              <w:right w:val="single" w:sz="4" w:space="0" w:color="auto"/>
            </w:tcBorders>
            <w:vAlign w:val="center"/>
          </w:tcPr>
          <w:p w14:paraId="594B7AF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Acuerdo original de compra/venta/arrendamiento</w:t>
            </w:r>
          </w:p>
        </w:tc>
        <w:tc>
          <w:tcPr>
            <w:tcW w:w="3709" w:type="dxa"/>
            <w:tcBorders>
              <w:top w:val="single" w:sz="4" w:space="0" w:color="auto"/>
              <w:left w:val="single" w:sz="4" w:space="0" w:color="auto"/>
              <w:bottom w:val="single" w:sz="4" w:space="0" w:color="auto"/>
              <w:right w:val="single" w:sz="4" w:space="0" w:color="auto"/>
            </w:tcBorders>
            <w:vAlign w:val="center"/>
          </w:tcPr>
          <w:p w14:paraId="3FBA5F7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183F036A" w14:textId="77777777" w:rsidTr="00202606">
        <w:tc>
          <w:tcPr>
            <w:tcW w:w="4525" w:type="dxa"/>
            <w:tcBorders>
              <w:top w:val="single" w:sz="4" w:space="0" w:color="auto"/>
              <w:left w:val="single" w:sz="4" w:space="0" w:color="auto"/>
              <w:bottom w:val="single" w:sz="4" w:space="0" w:color="auto"/>
              <w:right w:val="single" w:sz="4" w:space="0" w:color="auto"/>
            </w:tcBorders>
            <w:vAlign w:val="center"/>
          </w:tcPr>
          <w:p w14:paraId="19E5650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Pólizas de seguro de propiedad</w:t>
            </w:r>
          </w:p>
        </w:tc>
        <w:tc>
          <w:tcPr>
            <w:tcW w:w="3709" w:type="dxa"/>
            <w:tcBorders>
              <w:top w:val="single" w:sz="4" w:space="0" w:color="auto"/>
              <w:left w:val="single" w:sz="4" w:space="0" w:color="auto"/>
              <w:bottom w:val="single" w:sz="4" w:space="0" w:color="auto"/>
              <w:right w:val="single" w:sz="4" w:space="0" w:color="auto"/>
            </w:tcBorders>
            <w:vAlign w:val="center"/>
          </w:tcPr>
          <w:p w14:paraId="1061EFF3"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4472AD95" w14:textId="77777777" w:rsidR="00EB5676" w:rsidRPr="000E3636" w:rsidRDefault="00EB5676" w:rsidP="00EB5676">
      <w:pPr>
        <w:tabs>
          <w:tab w:val="left" w:pos="720"/>
          <w:tab w:val="left" w:pos="1440"/>
        </w:tabs>
        <w:ind w:left="1008"/>
        <w:rPr>
          <w:rFonts w:ascii="Cambria" w:hAnsi="Cambria" w:cstheme="minorHAnsi"/>
          <w:szCs w:val="22"/>
          <w:lang w:val="es-CO"/>
        </w:rPr>
      </w:pPr>
    </w:p>
    <w:p w14:paraId="7E7A102E"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de impuestos</w:t>
      </w:r>
    </w:p>
    <w:p w14:paraId="2BCBB9DC" w14:textId="77777777" w:rsidR="00EB5676" w:rsidRPr="000E3636" w:rsidRDefault="00EB5676" w:rsidP="00EB5676">
      <w:pPr>
        <w:tabs>
          <w:tab w:val="left" w:pos="720"/>
          <w:tab w:val="left" w:pos="1440"/>
        </w:tabs>
        <w:ind w:left="500"/>
        <w:jc w:val="both"/>
        <w:rPr>
          <w:rFonts w:ascii="Cambria" w:hAnsi="Cambria" w:cstheme="minorHAnsi"/>
          <w:szCs w:val="22"/>
          <w:lang w:val="es-CO"/>
        </w:rPr>
      </w:pPr>
      <w:r w:rsidRPr="000E3636">
        <w:rPr>
          <w:rFonts w:ascii="Cambria" w:hAnsi="Cambria" w:cstheme="minorHAnsi"/>
          <w:b/>
          <w:bCs/>
          <w:szCs w:val="22"/>
          <w:lang w:val="es-CO"/>
        </w:rPr>
        <w:t xml:space="preserve">Principio general: </w:t>
      </w:r>
      <w:r w:rsidRPr="000E3636">
        <w:rPr>
          <w:rFonts w:ascii="Cambria" w:hAnsi="Cambria" w:cstheme="minorHAnsi"/>
          <w:szCs w:val="22"/>
          <w:lang w:val="es-CO"/>
        </w:rPr>
        <w:t>Se deben llevar libros de contabilidad o registros que sean suficientes para establecer la cantidad de ingresos brutos, deducciones, créditos u otros asuntos que deben mostrarse en dicha declaración.</w:t>
      </w:r>
    </w:p>
    <w:p w14:paraId="41A5FE38" w14:textId="77777777" w:rsidR="00EB5676" w:rsidRPr="000E3636" w:rsidRDefault="00EB5676" w:rsidP="00EB5676">
      <w:pPr>
        <w:tabs>
          <w:tab w:val="left" w:pos="720"/>
          <w:tab w:val="left" w:pos="1440"/>
        </w:tabs>
        <w:ind w:left="500"/>
        <w:jc w:val="both"/>
        <w:rPr>
          <w:rFonts w:ascii="Cambria" w:hAnsi="Cambria" w:cstheme="minorHAnsi"/>
          <w:szCs w:val="22"/>
          <w:lang w:val="es-CO"/>
        </w:rPr>
      </w:pPr>
      <w:r w:rsidRPr="000E3636">
        <w:rPr>
          <w:rFonts w:ascii="Cambria" w:hAnsi="Cambria" w:cstheme="minorHAnsi"/>
          <w:szCs w:val="22"/>
          <w:lang w:val="es-CO"/>
        </w:rPr>
        <w:t xml:space="preserve">Estos documentos y registros se conservarán mientras el contenido de </w:t>
      </w:r>
      <w:proofErr w:type="gramStart"/>
      <w:r w:rsidRPr="000E3636">
        <w:rPr>
          <w:rFonts w:ascii="Cambria" w:hAnsi="Cambria" w:cstheme="minorHAnsi"/>
          <w:szCs w:val="22"/>
          <w:lang w:val="es-CO"/>
        </w:rPr>
        <w:t>los mismos</w:t>
      </w:r>
      <w:proofErr w:type="gramEnd"/>
      <w:r w:rsidRPr="000E3636">
        <w:rPr>
          <w:rFonts w:ascii="Cambria" w:hAnsi="Cambria" w:cstheme="minorHAnsi"/>
          <w:szCs w:val="22"/>
          <w:lang w:val="es-CO"/>
        </w:rPr>
        <w:t xml:space="preserve"> se convierta en material en la administración de las leyes de impuestos federales, estatales y locales sobre los ingresos, las franquicias y la propiedad.</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0"/>
        <w:gridCol w:w="3658"/>
      </w:tblGrid>
      <w:tr w:rsidR="000E3636" w:rsidRPr="000E3636" w14:paraId="1270FE4C" w14:textId="77777777" w:rsidTr="00202606">
        <w:trPr>
          <w:trHeight w:val="288"/>
          <w:tblHeader/>
        </w:trPr>
        <w:tc>
          <w:tcPr>
            <w:tcW w:w="5400" w:type="dxa"/>
            <w:shd w:val="clear" w:color="auto" w:fill="F2F2F2" w:themeFill="background1" w:themeFillShade="F2"/>
            <w:vAlign w:val="center"/>
          </w:tcPr>
          <w:p w14:paraId="18168742"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t>Tipo de registro</w:t>
            </w:r>
          </w:p>
        </w:tc>
        <w:tc>
          <w:tcPr>
            <w:tcW w:w="4600" w:type="dxa"/>
            <w:shd w:val="clear" w:color="auto" w:fill="F2F2F2" w:themeFill="background1" w:themeFillShade="F2"/>
            <w:vAlign w:val="center"/>
          </w:tcPr>
          <w:p w14:paraId="334FAB72"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12998FAF" w14:textId="77777777" w:rsidTr="00202606">
        <w:trPr>
          <w:trHeight w:val="288"/>
        </w:trPr>
        <w:tc>
          <w:tcPr>
            <w:tcW w:w="5400" w:type="dxa"/>
            <w:vAlign w:val="center"/>
          </w:tcPr>
          <w:p w14:paraId="13D860D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Documentos de exención de impuestos y correspondencia relacionada</w:t>
            </w:r>
          </w:p>
        </w:tc>
        <w:tc>
          <w:tcPr>
            <w:tcW w:w="4600" w:type="dxa"/>
            <w:vAlign w:val="center"/>
          </w:tcPr>
          <w:p w14:paraId="6F07A03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0E39C596" w14:textId="77777777" w:rsidTr="00202606">
        <w:trPr>
          <w:trHeight w:val="288"/>
        </w:trPr>
        <w:tc>
          <w:tcPr>
            <w:tcW w:w="5400" w:type="dxa"/>
            <w:vAlign w:val="center"/>
          </w:tcPr>
          <w:p w14:paraId="2829E73F"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Resoluciones del IRS</w:t>
            </w:r>
          </w:p>
        </w:tc>
        <w:tc>
          <w:tcPr>
            <w:tcW w:w="4600" w:type="dxa"/>
            <w:vAlign w:val="center"/>
          </w:tcPr>
          <w:p w14:paraId="6A9917F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08D90410" w14:textId="77777777" w:rsidTr="00202606">
        <w:trPr>
          <w:trHeight w:val="288"/>
        </w:trPr>
        <w:tc>
          <w:tcPr>
            <w:tcW w:w="5400" w:type="dxa"/>
            <w:vAlign w:val="center"/>
          </w:tcPr>
          <w:p w14:paraId="595DD75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impuestos especiales</w:t>
            </w:r>
          </w:p>
        </w:tc>
        <w:tc>
          <w:tcPr>
            <w:tcW w:w="4600" w:type="dxa"/>
            <w:vAlign w:val="center"/>
          </w:tcPr>
          <w:p w14:paraId="001A37B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21EE5C61" w14:textId="77777777" w:rsidTr="00202606">
        <w:trPr>
          <w:trHeight w:val="288"/>
        </w:trPr>
        <w:tc>
          <w:tcPr>
            <w:tcW w:w="5400" w:type="dxa"/>
            <w:vAlign w:val="center"/>
          </w:tcPr>
          <w:p w14:paraId="087D885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impuestos sobre la nómina</w:t>
            </w:r>
          </w:p>
        </w:tc>
        <w:tc>
          <w:tcPr>
            <w:tcW w:w="4600" w:type="dxa"/>
            <w:vAlign w:val="center"/>
          </w:tcPr>
          <w:p w14:paraId="52E47877"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3ADF13DA" w14:textId="77777777" w:rsidTr="00202606">
        <w:trPr>
          <w:trHeight w:val="288"/>
        </w:trPr>
        <w:tc>
          <w:tcPr>
            <w:tcW w:w="5400" w:type="dxa"/>
            <w:vAlign w:val="center"/>
          </w:tcPr>
          <w:p w14:paraId="505ABE7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Facturas de impuestos, recibos, estados de cuenta</w:t>
            </w:r>
          </w:p>
        </w:tc>
        <w:tc>
          <w:tcPr>
            <w:tcW w:w="4600" w:type="dxa"/>
            <w:vAlign w:val="center"/>
          </w:tcPr>
          <w:p w14:paraId="4448E0A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7C6A5549" w14:textId="77777777" w:rsidTr="00202606">
        <w:trPr>
          <w:trHeight w:val="288"/>
        </w:trPr>
        <w:tc>
          <w:tcPr>
            <w:tcW w:w="5400" w:type="dxa"/>
            <w:vAlign w:val="center"/>
          </w:tcPr>
          <w:p w14:paraId="1B0959F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Declaraciones de Impuestos Renta, Franquicia, Propiedad</w:t>
            </w:r>
          </w:p>
        </w:tc>
        <w:tc>
          <w:tcPr>
            <w:tcW w:w="4600" w:type="dxa"/>
            <w:vAlign w:val="center"/>
          </w:tcPr>
          <w:p w14:paraId="50CDA61C"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5F4778C1" w14:textId="77777777" w:rsidTr="00202606">
        <w:trPr>
          <w:trHeight w:val="288"/>
        </w:trPr>
        <w:tc>
          <w:tcPr>
            <w:tcW w:w="5400" w:type="dxa"/>
            <w:vAlign w:val="center"/>
          </w:tcPr>
          <w:p w14:paraId="1656DEE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Paquetes de papel de trabajo de impuestos Originales</w:t>
            </w:r>
          </w:p>
        </w:tc>
        <w:tc>
          <w:tcPr>
            <w:tcW w:w="4600" w:type="dxa"/>
            <w:vAlign w:val="center"/>
          </w:tcPr>
          <w:p w14:paraId="1DB2613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1F6CD02E" w14:textId="77777777" w:rsidTr="00202606">
        <w:trPr>
          <w:trHeight w:val="288"/>
        </w:trPr>
        <w:tc>
          <w:tcPr>
            <w:tcW w:w="5400" w:type="dxa"/>
            <w:vAlign w:val="center"/>
          </w:tcPr>
          <w:p w14:paraId="53F069C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impuestos sobre ventas/uso</w:t>
            </w:r>
          </w:p>
        </w:tc>
        <w:tc>
          <w:tcPr>
            <w:tcW w:w="4600" w:type="dxa"/>
            <w:vAlign w:val="center"/>
          </w:tcPr>
          <w:p w14:paraId="491756E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16D76B1E" w14:textId="77777777" w:rsidTr="00202606">
        <w:trPr>
          <w:trHeight w:val="288"/>
        </w:trPr>
        <w:tc>
          <w:tcPr>
            <w:tcW w:w="5400" w:type="dxa"/>
            <w:vAlign w:val="center"/>
          </w:tcPr>
          <w:p w14:paraId="2C7B3168"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Declaraciones Informativas Anuales - Federales y Estatales</w:t>
            </w:r>
          </w:p>
        </w:tc>
        <w:tc>
          <w:tcPr>
            <w:tcW w:w="4600" w:type="dxa"/>
            <w:vAlign w:val="center"/>
          </w:tcPr>
          <w:p w14:paraId="0D231B3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46A58EEF" w14:textId="77777777" w:rsidTr="00202606">
        <w:trPr>
          <w:trHeight w:val="288"/>
        </w:trPr>
        <w:tc>
          <w:tcPr>
            <w:tcW w:w="5400" w:type="dxa"/>
            <w:vAlign w:val="center"/>
          </w:tcPr>
          <w:p w14:paraId="61350D7A"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IRS u otros registros de auditoría del gobierno</w:t>
            </w:r>
          </w:p>
        </w:tc>
        <w:tc>
          <w:tcPr>
            <w:tcW w:w="4600" w:type="dxa"/>
            <w:vAlign w:val="center"/>
          </w:tcPr>
          <w:p w14:paraId="4B52E84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586947EE" w14:textId="77777777" w:rsidR="00EB5676" w:rsidRPr="000E3636" w:rsidRDefault="00EB5676" w:rsidP="00EB5676">
      <w:pPr>
        <w:tabs>
          <w:tab w:val="left" w:pos="720"/>
          <w:tab w:val="left" w:pos="1440"/>
        </w:tabs>
        <w:ind w:left="1008"/>
        <w:rPr>
          <w:rFonts w:ascii="Cambria" w:hAnsi="Cambria" w:cstheme="minorHAnsi"/>
          <w:szCs w:val="22"/>
          <w:lang w:val="es-CO"/>
        </w:rPr>
      </w:pPr>
    </w:p>
    <w:p w14:paraId="59F95EE2" w14:textId="77777777" w:rsidR="00EB5676" w:rsidRPr="000E3636" w:rsidRDefault="00EB5676" w:rsidP="00EB5676">
      <w:pPr>
        <w:tabs>
          <w:tab w:val="left" w:pos="720"/>
          <w:tab w:val="left" w:pos="1440"/>
        </w:tabs>
        <w:ind w:left="1008"/>
        <w:rPr>
          <w:rFonts w:ascii="Cambria" w:hAnsi="Cambria" w:cstheme="minorHAnsi"/>
          <w:szCs w:val="22"/>
          <w:lang w:val="es-CO"/>
        </w:rPr>
      </w:pPr>
    </w:p>
    <w:p w14:paraId="4EB9F3BF"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de contribuciones</w:t>
      </w:r>
    </w:p>
    <w:p w14:paraId="4EC8B297" w14:textId="77777777" w:rsidR="00EB5676" w:rsidRPr="000E3636" w:rsidRDefault="00EB5676" w:rsidP="00EB5676">
      <w:pPr>
        <w:tabs>
          <w:tab w:val="left" w:pos="720"/>
          <w:tab w:val="left" w:pos="1440"/>
        </w:tabs>
        <w:ind w:left="1008"/>
        <w:rPr>
          <w:rFonts w:ascii="Cambria" w:hAnsi="Cambria" w:cstheme="minorHAnsi"/>
          <w:szCs w:val="22"/>
          <w:lang w:val="es-CO"/>
        </w:rPr>
      </w:pPr>
    </w:p>
    <w:tbl>
      <w:tblPr>
        <w:tblW w:w="0" w:type="auto"/>
        <w:tblInd w:w="1008" w:type="dxa"/>
        <w:tblLook w:val="0000" w:firstRow="0" w:lastRow="0" w:firstColumn="0" w:lastColumn="0" w:noHBand="0" w:noVBand="0"/>
      </w:tblPr>
      <w:tblGrid>
        <w:gridCol w:w="4330"/>
        <w:gridCol w:w="3678"/>
      </w:tblGrid>
      <w:tr w:rsidR="000E3636" w:rsidRPr="000E3636" w14:paraId="05D347D5" w14:textId="77777777" w:rsidTr="00202606">
        <w:trPr>
          <w:trHeight w:val="288"/>
          <w:tblHeader/>
        </w:trPr>
        <w:tc>
          <w:tcPr>
            <w:tcW w:w="54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781A49"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lastRenderedPageBreak/>
              <w:t>Tipo de registro</w:t>
            </w:r>
          </w:p>
        </w:tc>
        <w:tc>
          <w:tcPr>
            <w:tcW w:w="46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950451"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0EFE51CD" w14:textId="77777777" w:rsidTr="00202606">
        <w:trPr>
          <w:trHeight w:val="288"/>
        </w:trPr>
        <w:tc>
          <w:tcPr>
            <w:tcW w:w="5400" w:type="dxa"/>
            <w:tcBorders>
              <w:top w:val="single" w:sz="4" w:space="0" w:color="auto"/>
              <w:left w:val="single" w:sz="4" w:space="0" w:color="auto"/>
              <w:bottom w:val="single" w:sz="4" w:space="0" w:color="auto"/>
              <w:right w:val="single" w:sz="4" w:space="0" w:color="auto"/>
            </w:tcBorders>
            <w:vAlign w:val="center"/>
          </w:tcPr>
          <w:p w14:paraId="157776E5"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Registros de Contribuciones</w:t>
            </w:r>
          </w:p>
        </w:tc>
        <w:tc>
          <w:tcPr>
            <w:tcW w:w="46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318F1B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r w:rsidR="000E3636" w:rsidRPr="000E3636" w14:paraId="32014279" w14:textId="77777777" w:rsidTr="00202606">
        <w:trPr>
          <w:trHeight w:val="288"/>
        </w:trPr>
        <w:tc>
          <w:tcPr>
            <w:tcW w:w="5400" w:type="dxa"/>
            <w:tcBorders>
              <w:top w:val="single" w:sz="4" w:space="0" w:color="auto"/>
              <w:left w:val="single" w:sz="4" w:space="0" w:color="auto"/>
              <w:bottom w:val="single" w:sz="4" w:space="0" w:color="auto"/>
              <w:right w:val="single" w:sz="4" w:space="0" w:color="auto"/>
            </w:tcBorders>
            <w:vAlign w:val="center"/>
          </w:tcPr>
          <w:p w14:paraId="4D94E82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Otros documentos que acrediten las condiciones de los obsequios</w:t>
            </w:r>
          </w:p>
        </w:tc>
        <w:tc>
          <w:tcPr>
            <w:tcW w:w="46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9B39B2"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755FE981" w14:textId="77777777" w:rsidR="00EB5676" w:rsidRPr="000E3636" w:rsidRDefault="00EB5676" w:rsidP="00EB5676">
      <w:pPr>
        <w:tabs>
          <w:tab w:val="left" w:pos="720"/>
          <w:tab w:val="left" w:pos="1440"/>
        </w:tabs>
        <w:rPr>
          <w:rFonts w:ascii="Cambria" w:hAnsi="Cambria" w:cstheme="minorHAnsi"/>
          <w:b/>
          <w:szCs w:val="22"/>
          <w:lang w:val="es-CO"/>
        </w:rPr>
      </w:pPr>
    </w:p>
    <w:p w14:paraId="7B8DF9FD"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r w:rsidRPr="000E3636">
        <w:rPr>
          <w:rFonts w:ascii="Cambria" w:hAnsi="Cambria" w:cstheme="minorHAnsi"/>
          <w:b/>
          <w:szCs w:val="22"/>
          <w:lang w:val="es-CO"/>
        </w:rPr>
        <w:t>Registros de programas y servicios</w:t>
      </w:r>
    </w:p>
    <w:p w14:paraId="10BC5021" w14:textId="77777777" w:rsidR="00EB5676" w:rsidRPr="000E3636" w:rsidRDefault="00EB5676" w:rsidP="00EB5676">
      <w:pPr>
        <w:tabs>
          <w:tab w:val="left" w:pos="720"/>
          <w:tab w:val="left" w:pos="1440"/>
        </w:tabs>
        <w:ind w:left="576"/>
        <w:rPr>
          <w:rFonts w:ascii="Cambria" w:hAnsi="Cambria" w:cstheme="minorHAnsi"/>
          <w:b/>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12"/>
        <w:gridCol w:w="3696"/>
      </w:tblGrid>
      <w:tr w:rsidR="000E3636" w:rsidRPr="000E3636" w14:paraId="6FB88080" w14:textId="77777777" w:rsidTr="00202606">
        <w:trPr>
          <w:trHeight w:val="432"/>
          <w:tblHeader/>
        </w:trPr>
        <w:tc>
          <w:tcPr>
            <w:tcW w:w="5400" w:type="dxa"/>
            <w:shd w:val="clear" w:color="auto" w:fill="F2F2F2" w:themeFill="background1" w:themeFillShade="F2"/>
            <w:vAlign w:val="center"/>
          </w:tcPr>
          <w:p w14:paraId="235AC726"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t>Tipo de registro</w:t>
            </w:r>
          </w:p>
        </w:tc>
        <w:tc>
          <w:tcPr>
            <w:tcW w:w="4600" w:type="dxa"/>
            <w:shd w:val="clear" w:color="auto" w:fill="F2F2F2" w:themeFill="background1" w:themeFillShade="F2"/>
            <w:vAlign w:val="center"/>
          </w:tcPr>
          <w:p w14:paraId="6C96C961"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700A4FDA" w14:textId="77777777" w:rsidTr="00202606">
        <w:trPr>
          <w:trHeight w:val="432"/>
        </w:trPr>
        <w:tc>
          <w:tcPr>
            <w:tcW w:w="5400" w:type="dxa"/>
            <w:vAlign w:val="center"/>
          </w:tcPr>
          <w:p w14:paraId="1426AED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fldChar w:fldCharType="begin">
                <w:ffData>
                  <w:name w:val="Text5"/>
                  <w:enabled/>
                  <w:calcOnExit w:val="0"/>
                  <w:textInput/>
                </w:ffData>
              </w:fldChar>
            </w:r>
            <w:r w:rsidRPr="000E3636">
              <w:rPr>
                <w:rFonts w:ascii="Cambria" w:hAnsi="Cambria" w:cstheme="minorHAnsi"/>
                <w:szCs w:val="22"/>
                <w:lang w:val="es-CO"/>
              </w:rPr>
              <w:instrText xml:space="preserve"> FORMTEXT </w:instrText>
            </w:r>
            <w:r w:rsidRPr="000E3636">
              <w:rPr>
                <w:rFonts w:ascii="Cambria" w:hAnsi="Cambria" w:cstheme="minorHAnsi"/>
                <w:szCs w:val="22"/>
                <w:lang w:val="es-CO"/>
              </w:rPr>
            </w:r>
            <w:r w:rsidRPr="000E3636">
              <w:rPr>
                <w:rFonts w:ascii="Cambria" w:hAnsi="Cambria" w:cstheme="minorHAnsi"/>
                <w:szCs w:val="22"/>
                <w:lang w:val="es-CO"/>
              </w:rPr>
              <w:fldChar w:fldCharType="separate"/>
            </w:r>
            <w:r w:rsidRPr="000E3636">
              <w:rPr>
                <w:rFonts w:ascii="Cambria" w:hAnsi="Cambria" w:cstheme="minorHAnsi"/>
                <w:noProof/>
                <w:szCs w:val="22"/>
                <w:lang w:val="es-CO"/>
              </w:rPr>
              <w:t>{Insertar tipos de programas y servicios}</w:t>
            </w:r>
            <w:r w:rsidRPr="000E3636">
              <w:rPr>
                <w:rFonts w:ascii="Cambria" w:hAnsi="Cambria" w:cstheme="minorHAnsi"/>
                <w:szCs w:val="22"/>
                <w:lang w:val="es-CO"/>
              </w:rPr>
              <w:fldChar w:fldCharType="end"/>
            </w:r>
          </w:p>
        </w:tc>
        <w:tc>
          <w:tcPr>
            <w:tcW w:w="4600" w:type="dxa"/>
            <w:vAlign w:val="center"/>
          </w:tcPr>
          <w:p w14:paraId="2B0EC0E1"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7 años</w:t>
            </w:r>
          </w:p>
        </w:tc>
      </w:tr>
      <w:tr w:rsidR="000E3636" w:rsidRPr="000E3636" w14:paraId="77401EB2" w14:textId="77777777" w:rsidTr="00202606">
        <w:trPr>
          <w:trHeight w:val="432"/>
        </w:trPr>
        <w:tc>
          <w:tcPr>
            <w:tcW w:w="5400" w:type="dxa"/>
            <w:vAlign w:val="center"/>
          </w:tcPr>
          <w:p w14:paraId="56A64F69"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convocatoria</w:t>
            </w:r>
          </w:p>
        </w:tc>
        <w:tc>
          <w:tcPr>
            <w:tcW w:w="4600" w:type="dxa"/>
            <w:vAlign w:val="center"/>
          </w:tcPr>
          <w:p w14:paraId="45415AAB"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 (solo 1 copia)</w:t>
            </w:r>
          </w:p>
        </w:tc>
      </w:tr>
      <w:tr w:rsidR="000E3636" w:rsidRPr="000E3636" w14:paraId="48C7B376" w14:textId="77777777" w:rsidTr="00202606">
        <w:trPr>
          <w:trHeight w:val="432"/>
        </w:trPr>
        <w:tc>
          <w:tcPr>
            <w:tcW w:w="5400" w:type="dxa"/>
            <w:vAlign w:val="center"/>
          </w:tcPr>
          <w:p w14:paraId="71E684ED"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Investigación y Publicaciones</w:t>
            </w:r>
          </w:p>
        </w:tc>
        <w:tc>
          <w:tcPr>
            <w:tcW w:w="4600" w:type="dxa"/>
            <w:vAlign w:val="center"/>
          </w:tcPr>
          <w:p w14:paraId="33867873"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 (solo 1 copia)</w:t>
            </w:r>
          </w:p>
        </w:tc>
      </w:tr>
    </w:tbl>
    <w:p w14:paraId="303C8DFC" w14:textId="77777777" w:rsidR="00EB5676" w:rsidRPr="000E3636" w:rsidRDefault="00EB5676" w:rsidP="00EB5676">
      <w:pPr>
        <w:tabs>
          <w:tab w:val="left" w:pos="720"/>
          <w:tab w:val="left" w:pos="1440"/>
        </w:tabs>
        <w:ind w:left="576"/>
        <w:rPr>
          <w:rFonts w:ascii="Cambria" w:hAnsi="Cambria" w:cstheme="minorHAnsi"/>
          <w:b/>
          <w:szCs w:val="22"/>
          <w:lang w:val="es-CO"/>
        </w:rPr>
      </w:pPr>
    </w:p>
    <w:p w14:paraId="1E1FC767" w14:textId="77777777" w:rsidR="00EB5676" w:rsidRPr="000E3636" w:rsidRDefault="00EB5676" w:rsidP="00EB5676">
      <w:pPr>
        <w:numPr>
          <w:ilvl w:val="1"/>
          <w:numId w:val="24"/>
        </w:numPr>
        <w:tabs>
          <w:tab w:val="clear" w:pos="576"/>
          <w:tab w:val="num" w:pos="500"/>
        </w:tabs>
        <w:overflowPunct w:val="0"/>
        <w:autoSpaceDE w:val="0"/>
        <w:autoSpaceDN w:val="0"/>
        <w:adjustRightInd w:val="0"/>
        <w:spacing w:after="0" w:line="240" w:lineRule="auto"/>
        <w:ind w:left="500" w:hanging="500"/>
        <w:textAlignment w:val="baseline"/>
        <w:rPr>
          <w:rFonts w:ascii="Cambria" w:hAnsi="Cambria" w:cstheme="minorHAnsi"/>
          <w:b/>
          <w:szCs w:val="22"/>
          <w:lang w:val="es-CO"/>
        </w:rPr>
      </w:pPr>
      <w:bookmarkStart w:id="25" w:name="_Ref134797686"/>
      <w:r w:rsidRPr="000E3636">
        <w:rPr>
          <w:rFonts w:ascii="Cambria" w:hAnsi="Cambria" w:cstheme="minorHAnsi"/>
          <w:b/>
          <w:szCs w:val="22"/>
          <w:lang w:val="es-CO"/>
        </w:rPr>
        <w:t>REGISTROS DE PROYECTOS PATROCINADORES FISCALES</w:t>
      </w:r>
      <w:bookmarkEnd w:id="25"/>
    </w:p>
    <w:p w14:paraId="44317F80" w14:textId="77777777" w:rsidR="00EB5676" w:rsidRPr="000E3636" w:rsidRDefault="00EB5676" w:rsidP="00EB5676">
      <w:pPr>
        <w:tabs>
          <w:tab w:val="left" w:pos="1400"/>
        </w:tabs>
        <w:rPr>
          <w:rFonts w:ascii="Cambria" w:hAnsi="Cambria" w:cstheme="minorHAnsi"/>
          <w:szCs w:val="22"/>
          <w:lang w:val="es-CO"/>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3"/>
        <w:gridCol w:w="3735"/>
      </w:tblGrid>
      <w:tr w:rsidR="000E3636" w:rsidRPr="000E3636" w14:paraId="1FCBE8BA" w14:textId="77777777" w:rsidTr="00202606">
        <w:trPr>
          <w:trHeight w:val="432"/>
          <w:tblHeader/>
        </w:trPr>
        <w:tc>
          <w:tcPr>
            <w:tcW w:w="5400" w:type="dxa"/>
            <w:shd w:val="clear" w:color="auto" w:fill="F2F2F2" w:themeFill="background1" w:themeFillShade="F2"/>
            <w:vAlign w:val="center"/>
          </w:tcPr>
          <w:p w14:paraId="39F53D79" w14:textId="77777777" w:rsidR="00EB5676" w:rsidRPr="000E3636" w:rsidRDefault="00EB5676" w:rsidP="00202606">
            <w:pPr>
              <w:rPr>
                <w:rFonts w:ascii="Cambria" w:hAnsi="Cambria" w:cstheme="minorHAnsi"/>
                <w:szCs w:val="22"/>
                <w:lang w:val="es-CO"/>
              </w:rPr>
            </w:pPr>
            <w:r w:rsidRPr="000E3636">
              <w:rPr>
                <w:rFonts w:ascii="Cambria" w:hAnsi="Cambria" w:cstheme="minorHAnsi"/>
                <w:b/>
                <w:bCs/>
                <w:szCs w:val="22"/>
                <w:lang w:val="es-CO"/>
              </w:rPr>
              <w:t>Tipo de registro</w:t>
            </w:r>
          </w:p>
        </w:tc>
        <w:tc>
          <w:tcPr>
            <w:tcW w:w="4600" w:type="dxa"/>
            <w:shd w:val="clear" w:color="auto" w:fill="F2F2F2" w:themeFill="background1" w:themeFillShade="F2"/>
            <w:vAlign w:val="center"/>
          </w:tcPr>
          <w:p w14:paraId="10441AFC" w14:textId="77777777" w:rsidR="00EB5676" w:rsidRPr="000E3636" w:rsidRDefault="00EB5676" w:rsidP="00202606">
            <w:pPr>
              <w:rPr>
                <w:rFonts w:ascii="Cambria" w:hAnsi="Cambria" w:cstheme="minorHAnsi"/>
                <w:b/>
                <w:szCs w:val="22"/>
                <w:lang w:val="es-CO"/>
              </w:rPr>
            </w:pPr>
            <w:r w:rsidRPr="000E3636">
              <w:rPr>
                <w:rFonts w:ascii="Cambria" w:hAnsi="Cambria" w:cstheme="minorHAnsi"/>
                <w:b/>
                <w:szCs w:val="22"/>
                <w:lang w:val="es-CO"/>
              </w:rPr>
              <w:t>Periodo de retención</w:t>
            </w:r>
          </w:p>
        </w:tc>
      </w:tr>
      <w:tr w:rsidR="000E3636" w:rsidRPr="000E3636" w14:paraId="0DF637FC" w14:textId="77777777" w:rsidTr="00202606">
        <w:trPr>
          <w:trHeight w:val="432"/>
        </w:trPr>
        <w:tc>
          <w:tcPr>
            <w:tcW w:w="5400" w:type="dxa"/>
            <w:vAlign w:val="center"/>
          </w:tcPr>
          <w:p w14:paraId="6CABDD5E"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Acuerdos de patrocinio</w:t>
            </w:r>
          </w:p>
        </w:tc>
        <w:tc>
          <w:tcPr>
            <w:tcW w:w="4600" w:type="dxa"/>
            <w:vAlign w:val="center"/>
          </w:tcPr>
          <w:p w14:paraId="18584906" w14:textId="77777777" w:rsidR="00EB5676" w:rsidRPr="000E3636" w:rsidRDefault="00EB5676" w:rsidP="00202606">
            <w:pPr>
              <w:rPr>
                <w:rFonts w:ascii="Cambria" w:hAnsi="Cambria" w:cstheme="minorHAnsi"/>
                <w:szCs w:val="22"/>
                <w:lang w:val="es-CO"/>
              </w:rPr>
            </w:pPr>
            <w:r w:rsidRPr="000E3636">
              <w:rPr>
                <w:rFonts w:ascii="Cambria" w:hAnsi="Cambria" w:cstheme="minorHAnsi"/>
                <w:szCs w:val="22"/>
                <w:lang w:val="es-CO"/>
              </w:rPr>
              <w:t>Permanente</w:t>
            </w:r>
          </w:p>
        </w:tc>
      </w:tr>
    </w:tbl>
    <w:p w14:paraId="39CE78FE" w14:textId="77777777" w:rsidR="00EB5676" w:rsidRPr="000E3636" w:rsidRDefault="00EB5676" w:rsidP="00EB5676">
      <w:pPr>
        <w:tabs>
          <w:tab w:val="left" w:pos="1400"/>
        </w:tabs>
        <w:rPr>
          <w:rFonts w:ascii="Cambria" w:hAnsi="Cambria" w:cstheme="minorHAnsi"/>
          <w:szCs w:val="22"/>
          <w:lang w:val="es-CO"/>
        </w:rPr>
      </w:pPr>
    </w:p>
    <w:p w14:paraId="32DA72E4" w14:textId="77777777" w:rsidR="00452E7F" w:rsidRPr="000E3636" w:rsidRDefault="00452E7F" w:rsidP="00EB5676">
      <w:pPr>
        <w:numPr>
          <w:ilvl w:val="0"/>
          <w:numId w:val="66"/>
        </w:numPr>
        <w:shd w:val="clear" w:color="auto" w:fill="FFFFFF"/>
        <w:tabs>
          <w:tab w:val="clear" w:pos="720"/>
        </w:tabs>
        <w:spacing w:before="100" w:beforeAutospacing="1" w:after="240" w:line="240" w:lineRule="auto"/>
        <w:ind w:left="0" w:firstLine="0"/>
        <w:outlineLvl w:val="2"/>
        <w:rPr>
          <w:rFonts w:ascii="Cambria" w:hAnsi="Cambria" w:cstheme="minorHAnsi"/>
          <w:szCs w:val="22"/>
        </w:rPr>
      </w:pPr>
    </w:p>
    <w:sectPr w:rsidR="00452E7F" w:rsidRPr="000E3636"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2668" w14:textId="77777777" w:rsidR="00193011" w:rsidRPr="00237AFB" w:rsidRDefault="00193011">
      <w:r w:rsidRPr="00237AFB">
        <w:separator/>
      </w:r>
    </w:p>
    <w:p w14:paraId="36FB13E3" w14:textId="77777777" w:rsidR="00193011" w:rsidRPr="00237AFB" w:rsidRDefault="00193011"/>
    <w:p w14:paraId="5936B678" w14:textId="77777777" w:rsidR="00193011" w:rsidRPr="00237AFB" w:rsidRDefault="00193011"/>
    <w:p w14:paraId="2302EC9E" w14:textId="77777777" w:rsidR="00193011" w:rsidRPr="00237AFB" w:rsidRDefault="00193011" w:rsidP="00C1318C"/>
  </w:endnote>
  <w:endnote w:type="continuationSeparator" w:id="0">
    <w:p w14:paraId="18A7FDFB" w14:textId="77777777" w:rsidR="00193011" w:rsidRPr="00237AFB" w:rsidRDefault="00193011">
      <w:r w:rsidRPr="00237AFB">
        <w:continuationSeparator/>
      </w:r>
    </w:p>
    <w:p w14:paraId="7FC73250" w14:textId="77777777" w:rsidR="00193011" w:rsidRPr="00237AFB" w:rsidRDefault="00193011"/>
    <w:p w14:paraId="17E226BE" w14:textId="77777777" w:rsidR="00193011" w:rsidRPr="00237AFB" w:rsidRDefault="00193011"/>
    <w:p w14:paraId="59F50E47" w14:textId="77777777" w:rsidR="00193011" w:rsidRPr="00237AFB" w:rsidRDefault="00193011"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2E10" w14:textId="77777777" w:rsidR="000E3636" w:rsidRPr="000E3636" w:rsidRDefault="000E3636" w:rsidP="000E3636">
    <w:pPr>
      <w:pStyle w:val="Piedepgina"/>
      <w:jc w:val="center"/>
      <w:rPr>
        <w:rFonts w:ascii="Cambria" w:hAnsi="Cambria" w:cstheme="minorHAnsi"/>
        <w:szCs w:val="22"/>
        <w:lang w:eastAsia="en-GB"/>
      </w:rPr>
    </w:pPr>
    <w:r>
      <w:rPr>
        <w:rFonts w:ascii="Cambria" w:hAnsi="Cambria" w:cstheme="minorHAnsi"/>
        <w:szCs w:val="22"/>
        <w:lang w:eastAsia="en-GB"/>
      </w:rPr>
      <w:t>SGSI 15-</w:t>
    </w:r>
    <w:r w:rsidRPr="000E3636">
      <w:rPr>
        <w:rFonts w:ascii="Cambria" w:hAnsi="Cambria" w:cstheme="minorHAnsi"/>
        <w:szCs w:val="22"/>
        <w:lang w:eastAsia="en-GB"/>
      </w:rPr>
      <w:t xml:space="preserve"> </w:t>
    </w:r>
    <w:r>
      <w:rPr>
        <w:rFonts w:ascii="Cambria" w:hAnsi="Cambria" w:cstheme="minorHAnsi"/>
        <w:szCs w:val="22"/>
        <w:lang w:eastAsia="en-GB"/>
      </w:rPr>
      <w:t xml:space="preserve">Política de eliminación y destrucción </w:t>
    </w:r>
  </w:p>
  <w:p w14:paraId="7575EA04" w14:textId="77777777" w:rsidR="00237AFB" w:rsidRPr="00237AFB"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A8DD5" w14:textId="77777777" w:rsidR="00193011" w:rsidRPr="00237AFB" w:rsidRDefault="00193011">
      <w:r w:rsidRPr="00237AFB">
        <w:separator/>
      </w:r>
    </w:p>
    <w:p w14:paraId="037FFCB9" w14:textId="77777777" w:rsidR="00193011" w:rsidRPr="00237AFB" w:rsidRDefault="00193011"/>
    <w:p w14:paraId="600EFE9A" w14:textId="77777777" w:rsidR="00193011" w:rsidRPr="00237AFB" w:rsidRDefault="00193011"/>
    <w:p w14:paraId="3A4A3908" w14:textId="77777777" w:rsidR="00193011" w:rsidRPr="00237AFB" w:rsidRDefault="00193011" w:rsidP="00C1318C"/>
  </w:footnote>
  <w:footnote w:type="continuationSeparator" w:id="0">
    <w:p w14:paraId="198A8F0A" w14:textId="77777777" w:rsidR="00193011" w:rsidRPr="00237AFB" w:rsidRDefault="00193011">
      <w:r w:rsidRPr="00237AFB">
        <w:continuationSeparator/>
      </w:r>
    </w:p>
    <w:p w14:paraId="739E34B7" w14:textId="77777777" w:rsidR="00193011" w:rsidRPr="00237AFB" w:rsidRDefault="00193011"/>
    <w:p w14:paraId="175958A1" w14:textId="77777777" w:rsidR="00193011" w:rsidRPr="00237AFB" w:rsidRDefault="00193011"/>
    <w:p w14:paraId="59A9CD9C" w14:textId="77777777" w:rsidR="00193011" w:rsidRPr="00237AFB" w:rsidRDefault="00193011"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37AFB" w:rsidRDefault="001637D6">
    <w:r w:rsidRPr="00237AF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97C5BE8"/>
    <w:multiLevelType w:val="multilevel"/>
    <w:tmpl w:val="384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E776E9"/>
    <w:multiLevelType w:val="multilevel"/>
    <w:tmpl w:val="54B06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95397"/>
    <w:multiLevelType w:val="multilevel"/>
    <w:tmpl w:val="293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6"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7612B"/>
    <w:multiLevelType w:val="multilevel"/>
    <w:tmpl w:val="D78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275649F"/>
    <w:multiLevelType w:val="multilevel"/>
    <w:tmpl w:val="085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F14B8"/>
    <w:multiLevelType w:val="multilevel"/>
    <w:tmpl w:val="FE60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E53BE3"/>
    <w:multiLevelType w:val="multilevel"/>
    <w:tmpl w:val="43EAE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7"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40B4C"/>
    <w:multiLevelType w:val="multilevel"/>
    <w:tmpl w:val="398A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2" w15:restartNumberingAfterBreak="0">
    <w:nsid w:val="69C45F90"/>
    <w:multiLevelType w:val="multilevel"/>
    <w:tmpl w:val="9EF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D4815"/>
    <w:multiLevelType w:val="hybridMultilevel"/>
    <w:tmpl w:val="03204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9"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78825AF6"/>
    <w:multiLevelType w:val="multilevel"/>
    <w:tmpl w:val="AF223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D00ED2"/>
    <w:multiLevelType w:val="multilevel"/>
    <w:tmpl w:val="99E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5F4E34"/>
    <w:multiLevelType w:val="multilevel"/>
    <w:tmpl w:val="B6C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8"/>
  </w:num>
  <w:num w:numId="2" w16cid:durableId="74938854">
    <w:abstractNumId w:val="21"/>
  </w:num>
  <w:num w:numId="3" w16cid:durableId="1494763561">
    <w:abstractNumId w:val="18"/>
  </w:num>
  <w:num w:numId="4" w16cid:durableId="2135100286">
    <w:abstractNumId w:val="46"/>
  </w:num>
  <w:num w:numId="5" w16cid:durableId="1000818834">
    <w:abstractNumId w:val="26"/>
  </w:num>
  <w:num w:numId="6" w16cid:durableId="1632788525">
    <w:abstractNumId w:val="62"/>
  </w:num>
  <w:num w:numId="7" w16cid:durableId="1321421067">
    <w:abstractNumId w:val="41"/>
  </w:num>
  <w:num w:numId="8" w16cid:durableId="352341285">
    <w:abstractNumId w:val="51"/>
  </w:num>
  <w:num w:numId="9" w16cid:durableId="27727978">
    <w:abstractNumId w:val="39"/>
  </w:num>
  <w:num w:numId="10" w16cid:durableId="1859850961">
    <w:abstractNumId w:val="16"/>
  </w:num>
  <w:num w:numId="11" w16cid:durableId="1630670735">
    <w:abstractNumId w:val="23"/>
  </w:num>
  <w:num w:numId="12" w16cid:durableId="1692032352">
    <w:abstractNumId w:val="26"/>
  </w:num>
  <w:num w:numId="13" w16cid:durableId="1393849829">
    <w:abstractNumId w:val="26"/>
  </w:num>
  <w:num w:numId="14" w16cid:durableId="815293384">
    <w:abstractNumId w:val="26"/>
  </w:num>
  <w:num w:numId="15" w16cid:durableId="1977754839">
    <w:abstractNumId w:val="60"/>
  </w:num>
  <w:num w:numId="16" w16cid:durableId="240061859">
    <w:abstractNumId w:val="28"/>
  </w:num>
  <w:num w:numId="17" w16cid:durableId="1741440573">
    <w:abstractNumId w:val="42"/>
  </w:num>
  <w:num w:numId="18" w16cid:durableId="404303887">
    <w:abstractNumId w:val="29"/>
  </w:num>
  <w:num w:numId="19" w16cid:durableId="1072853763">
    <w:abstractNumId w:val="7"/>
  </w:num>
  <w:num w:numId="20" w16cid:durableId="888345100">
    <w:abstractNumId w:val="32"/>
  </w:num>
  <w:num w:numId="21" w16cid:durableId="2083486945">
    <w:abstractNumId w:val="35"/>
  </w:num>
  <w:num w:numId="22" w16cid:durableId="1412317948">
    <w:abstractNumId w:val="0"/>
  </w:num>
  <w:num w:numId="23" w16cid:durableId="1332220685">
    <w:abstractNumId w:val="58"/>
  </w:num>
  <w:num w:numId="24" w16cid:durableId="587539902">
    <w:abstractNumId w:val="61"/>
  </w:num>
  <w:num w:numId="25" w16cid:durableId="1814641950">
    <w:abstractNumId w:val="15"/>
  </w:num>
  <w:num w:numId="26" w16cid:durableId="805513463">
    <w:abstractNumId w:val="3"/>
  </w:num>
  <w:num w:numId="27" w16cid:durableId="1555776139">
    <w:abstractNumId w:val="67"/>
  </w:num>
  <w:num w:numId="28" w16cid:durableId="2123913244">
    <w:abstractNumId w:val="17"/>
  </w:num>
  <w:num w:numId="29" w16cid:durableId="874922778">
    <w:abstractNumId w:val="30"/>
  </w:num>
  <w:num w:numId="30" w16cid:durableId="1757896361">
    <w:abstractNumId w:val="5"/>
  </w:num>
  <w:num w:numId="31" w16cid:durableId="1888297015">
    <w:abstractNumId w:val="26"/>
  </w:num>
  <w:num w:numId="32" w16cid:durableId="1875121296">
    <w:abstractNumId w:val="26"/>
  </w:num>
  <w:num w:numId="33" w16cid:durableId="711199856">
    <w:abstractNumId w:val="26"/>
  </w:num>
  <w:num w:numId="34" w16cid:durableId="1914506562">
    <w:abstractNumId w:val="26"/>
  </w:num>
  <w:num w:numId="35" w16cid:durableId="1030836293">
    <w:abstractNumId w:val="55"/>
  </w:num>
  <w:num w:numId="36" w16cid:durableId="674503644">
    <w:abstractNumId w:val="13"/>
  </w:num>
  <w:num w:numId="37" w16cid:durableId="1888105176">
    <w:abstractNumId w:val="66"/>
  </w:num>
  <w:num w:numId="38" w16cid:durableId="342171148">
    <w:abstractNumId w:val="19"/>
  </w:num>
  <w:num w:numId="39" w16cid:durableId="1308512191">
    <w:abstractNumId w:val="53"/>
  </w:num>
  <w:num w:numId="40" w16cid:durableId="751203121">
    <w:abstractNumId w:val="10"/>
  </w:num>
  <w:num w:numId="41" w16cid:durableId="1001616379">
    <w:abstractNumId w:val="57"/>
  </w:num>
  <w:num w:numId="42" w16cid:durableId="157235028">
    <w:abstractNumId w:val="36"/>
  </w:num>
  <w:num w:numId="43" w16cid:durableId="1076974531">
    <w:abstractNumId w:val="34"/>
  </w:num>
  <w:num w:numId="44" w16cid:durableId="908157133">
    <w:abstractNumId w:val="12"/>
  </w:num>
  <w:num w:numId="45" w16cid:durableId="1528714069">
    <w:abstractNumId w:val="56"/>
  </w:num>
  <w:num w:numId="46" w16cid:durableId="1350448151">
    <w:abstractNumId w:val="44"/>
  </w:num>
  <w:num w:numId="47" w16cid:durableId="134489178">
    <w:abstractNumId w:val="31"/>
  </w:num>
  <w:num w:numId="48" w16cid:durableId="904069908">
    <w:abstractNumId w:val="40"/>
  </w:num>
  <w:num w:numId="49" w16cid:durableId="876355981">
    <w:abstractNumId w:val="25"/>
  </w:num>
  <w:num w:numId="50" w16cid:durableId="1270042179">
    <w:abstractNumId w:val="45"/>
  </w:num>
  <w:num w:numId="51" w16cid:durableId="610477338">
    <w:abstractNumId w:val="11"/>
  </w:num>
  <w:num w:numId="52" w16cid:durableId="1976401646">
    <w:abstractNumId w:val="4"/>
  </w:num>
  <w:num w:numId="53" w16cid:durableId="1718821827">
    <w:abstractNumId w:val="33"/>
  </w:num>
  <w:num w:numId="54" w16cid:durableId="404844148">
    <w:abstractNumId w:val="9"/>
  </w:num>
  <w:num w:numId="55" w16cid:durableId="819855879">
    <w:abstractNumId w:val="27"/>
  </w:num>
  <w:num w:numId="56" w16cid:durableId="362633569">
    <w:abstractNumId w:val="59"/>
  </w:num>
  <w:num w:numId="57" w16cid:durableId="1293904960">
    <w:abstractNumId w:val="2"/>
  </w:num>
  <w:num w:numId="58" w16cid:durableId="2072266967">
    <w:abstractNumId w:val="49"/>
  </w:num>
  <w:num w:numId="59" w16cid:durableId="1449856183">
    <w:abstractNumId w:val="24"/>
  </w:num>
  <w:num w:numId="60" w16cid:durableId="264847693">
    <w:abstractNumId w:val="1"/>
  </w:num>
  <w:num w:numId="61" w16cid:durableId="140850691">
    <w:abstractNumId w:val="47"/>
  </w:num>
  <w:num w:numId="62" w16cid:durableId="1923098859">
    <w:abstractNumId w:val="38"/>
  </w:num>
  <w:num w:numId="63" w16cid:durableId="353461071">
    <w:abstractNumId w:val="8"/>
  </w:num>
  <w:num w:numId="64" w16cid:durableId="379600386">
    <w:abstractNumId w:val="6"/>
  </w:num>
  <w:num w:numId="65" w16cid:durableId="800080329">
    <w:abstractNumId w:val="22"/>
  </w:num>
  <w:num w:numId="66" w16cid:durableId="1742019771">
    <w:abstractNumId w:val="43"/>
  </w:num>
  <w:num w:numId="67" w16cid:durableId="364525410">
    <w:abstractNumId w:val="65"/>
  </w:num>
  <w:num w:numId="68" w16cid:durableId="1519847820">
    <w:abstractNumId w:val="50"/>
  </w:num>
  <w:num w:numId="69" w16cid:durableId="1351221457">
    <w:abstractNumId w:val="52"/>
  </w:num>
  <w:num w:numId="70" w16cid:durableId="816537392">
    <w:abstractNumId w:val="64"/>
  </w:num>
  <w:num w:numId="71" w16cid:durableId="1298101039">
    <w:abstractNumId w:val="20"/>
  </w:num>
  <w:num w:numId="72" w16cid:durableId="41443007">
    <w:abstractNumId w:val="63"/>
  </w:num>
  <w:num w:numId="73" w16cid:durableId="1634098837">
    <w:abstractNumId w:val="14"/>
  </w:num>
  <w:num w:numId="74" w16cid:durableId="47263692">
    <w:abstractNumId w:val="37"/>
  </w:num>
  <w:num w:numId="75" w16cid:durableId="878207308">
    <w:abstractNumId w:val="5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3636"/>
    <w:rsid w:val="000E6716"/>
    <w:rsid w:val="000F2107"/>
    <w:rsid w:val="000F66A2"/>
    <w:rsid w:val="00100F51"/>
    <w:rsid w:val="0010172E"/>
    <w:rsid w:val="001104B5"/>
    <w:rsid w:val="00113FFE"/>
    <w:rsid w:val="001326A5"/>
    <w:rsid w:val="001348F4"/>
    <w:rsid w:val="00147B61"/>
    <w:rsid w:val="001500D3"/>
    <w:rsid w:val="00151FB7"/>
    <w:rsid w:val="0015443A"/>
    <w:rsid w:val="00157778"/>
    <w:rsid w:val="00157BB0"/>
    <w:rsid w:val="001637D6"/>
    <w:rsid w:val="00163C3E"/>
    <w:rsid w:val="00163D07"/>
    <w:rsid w:val="001660AF"/>
    <w:rsid w:val="001705EC"/>
    <w:rsid w:val="00173C22"/>
    <w:rsid w:val="001760CA"/>
    <w:rsid w:val="00181582"/>
    <w:rsid w:val="00182F0A"/>
    <w:rsid w:val="001848AD"/>
    <w:rsid w:val="00186120"/>
    <w:rsid w:val="00191808"/>
    <w:rsid w:val="00193011"/>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42E"/>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B5676"/>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7A6"/>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7964783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51419576">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06291988">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7705966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28996901">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2A642E"/>
    <w:rsid w:val="00363C37"/>
    <w:rsid w:val="00383C66"/>
    <w:rsid w:val="00383C88"/>
    <w:rsid w:val="00390CD5"/>
    <w:rsid w:val="003A59DC"/>
    <w:rsid w:val="00483F4E"/>
    <w:rsid w:val="004F1616"/>
    <w:rsid w:val="005017BF"/>
    <w:rsid w:val="00503E58"/>
    <w:rsid w:val="005910A7"/>
    <w:rsid w:val="00611E4E"/>
    <w:rsid w:val="006C7BDF"/>
    <w:rsid w:val="00737BAE"/>
    <w:rsid w:val="007B3A3C"/>
    <w:rsid w:val="00871B28"/>
    <w:rsid w:val="00912671"/>
    <w:rsid w:val="00930D52"/>
    <w:rsid w:val="009C1F3E"/>
    <w:rsid w:val="00B63AF7"/>
    <w:rsid w:val="00B92933"/>
    <w:rsid w:val="00C81A8B"/>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3316</Words>
  <Characters>18243</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21516</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2025-03-25T18:41:00Z</dcterms:created>
  <dcterms:modified xsi:type="dcterms:W3CDTF">2025-03-25T18:41:00Z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